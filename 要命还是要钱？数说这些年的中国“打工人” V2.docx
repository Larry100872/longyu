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3F85" w14:textId="2BDB7798" w:rsidR="00CA5E84" w:rsidRPr="008B6CF2" w:rsidRDefault="00CA5E84" w:rsidP="00CA5E84">
      <w:pPr>
        <w:pStyle w:val="a9"/>
        <w:snapToGrid w:val="0"/>
        <w:jc w:val="both"/>
        <w:rPr>
          <w:ins w:id="0" w:author="龙 雨" w:date="2022-09-12T12:20:00Z"/>
          <w:rFonts w:ascii="黑体" w:eastAsia="黑体" w:hAnsi="黑体"/>
          <w:color w:val="000000"/>
          <w:sz w:val="28"/>
          <w:szCs w:val="28"/>
          <w:rPrChange w:id="1" w:author="龙 雨" w:date="2022-09-12T12:33:00Z">
            <w:rPr>
              <w:ins w:id="2" w:author="龙 雨" w:date="2022-09-12T12:20:00Z"/>
              <w:rFonts w:ascii="黑体" w:eastAsia="黑体" w:hAnsi="黑体"/>
              <w:color w:val="000000"/>
            </w:rPr>
          </w:rPrChange>
        </w:rPr>
      </w:pPr>
      <w:ins w:id="3" w:author="龙 雨" w:date="2022-09-12T12:20:00Z">
        <w:r w:rsidRPr="008B6CF2">
          <w:rPr>
            <w:rFonts w:ascii="黑体" w:eastAsia="黑体" w:hAnsi="黑体" w:hint="eastAsia"/>
            <w:color w:val="000000"/>
            <w:sz w:val="28"/>
            <w:szCs w:val="28"/>
            <w:rPrChange w:id="4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修改建议：利用可视化把数据凸显出来</w:t>
        </w:r>
      </w:ins>
      <w:ins w:id="5" w:author="龙 雨" w:date="2022-09-12T12:23:00Z">
        <w:r w:rsidR="00E616A5" w:rsidRPr="008B6CF2">
          <w:rPr>
            <w:rFonts w:ascii="黑体" w:eastAsia="黑体" w:hAnsi="黑体" w:hint="eastAsia"/>
            <w:color w:val="000000"/>
            <w:sz w:val="28"/>
            <w:szCs w:val="28"/>
            <w:rPrChange w:id="6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（</w:t>
        </w:r>
      </w:ins>
      <w:ins w:id="7" w:author="龙 雨" w:date="2022-09-12T12:24:00Z">
        <w:r w:rsidR="00E616A5" w:rsidRPr="008B6CF2">
          <w:rPr>
            <w:rFonts w:ascii="黑体" w:eastAsia="黑体" w:hAnsi="黑体" w:hint="eastAsia"/>
            <w:color w:val="000000"/>
            <w:sz w:val="28"/>
            <w:szCs w:val="28"/>
            <w:rPrChange w:id="8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把我们的发现</w:t>
        </w:r>
      </w:ins>
      <w:ins w:id="9" w:author="龙 雨" w:date="2022-09-12T12:33:00Z">
        <w:r w:rsidR="008B6CF2" w:rsidRPr="008B6CF2">
          <w:rPr>
            <w:rFonts w:ascii="黑体" w:eastAsia="黑体" w:hAnsi="黑体" w:hint="eastAsia"/>
            <w:color w:val="000000"/>
            <w:sz w:val="28"/>
            <w:szCs w:val="28"/>
            <w:rPrChange w:id="10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数据</w:t>
        </w:r>
      </w:ins>
      <w:ins w:id="11" w:author="龙 雨" w:date="2022-09-12T12:24:00Z">
        <w:r w:rsidR="00E616A5" w:rsidRPr="008B6CF2">
          <w:rPr>
            <w:rFonts w:ascii="黑体" w:eastAsia="黑体" w:hAnsi="黑体" w:hint="eastAsia"/>
            <w:color w:val="000000"/>
            <w:sz w:val="28"/>
            <w:szCs w:val="28"/>
            <w:rPrChange w:id="12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摆出来</w:t>
        </w:r>
      </w:ins>
      <w:ins w:id="13" w:author="龙 雨" w:date="2022-09-12T12:33:00Z">
        <w:r w:rsidR="008B6CF2" w:rsidRPr="008B6CF2">
          <w:rPr>
            <w:rFonts w:ascii="黑体" w:eastAsia="黑体" w:hAnsi="黑体" w:hint="eastAsia"/>
            <w:color w:val="000000"/>
            <w:sz w:val="28"/>
            <w:szCs w:val="28"/>
            <w:rPrChange w:id="14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，可以使用极值而不是平均值</w:t>
        </w:r>
      </w:ins>
      <w:ins w:id="15" w:author="龙 雨" w:date="2022-09-12T12:55:00Z">
        <w:r w:rsidR="0020320E">
          <w:rPr>
            <w:rFonts w:ascii="黑体" w:eastAsia="黑体" w:hAnsi="黑体" w:hint="eastAsia"/>
            <w:color w:val="000000"/>
            <w:sz w:val="28"/>
            <w:szCs w:val="28"/>
          </w:rPr>
          <w:t>，有些企业的工作</w:t>
        </w:r>
      </w:ins>
      <w:ins w:id="16" w:author="龙 雨" w:date="2022-09-12T12:56:00Z">
        <w:r w:rsidR="0020320E">
          <w:rPr>
            <w:rFonts w:ascii="黑体" w:eastAsia="黑体" w:hAnsi="黑体" w:hint="eastAsia"/>
            <w:color w:val="000000"/>
            <w:sz w:val="28"/>
            <w:szCs w:val="28"/>
          </w:rPr>
          <w:t>时长甚至达到了1</w:t>
        </w:r>
        <w:r w:rsidR="0020320E">
          <w:rPr>
            <w:rFonts w:ascii="黑体" w:eastAsia="黑体" w:hAnsi="黑体"/>
            <w:color w:val="000000"/>
            <w:sz w:val="28"/>
            <w:szCs w:val="28"/>
          </w:rPr>
          <w:t>5</w:t>
        </w:r>
        <w:r w:rsidR="0020320E">
          <w:rPr>
            <w:rFonts w:ascii="黑体" w:eastAsia="黑体" w:hAnsi="黑体" w:hint="eastAsia"/>
            <w:color w:val="000000"/>
            <w:sz w:val="28"/>
            <w:szCs w:val="28"/>
          </w:rPr>
          <w:t>小时3</w:t>
        </w:r>
        <w:r w:rsidR="0020320E">
          <w:rPr>
            <w:rFonts w:ascii="黑体" w:eastAsia="黑体" w:hAnsi="黑体"/>
            <w:color w:val="000000"/>
            <w:sz w:val="28"/>
            <w:szCs w:val="28"/>
          </w:rPr>
          <w:t>0</w:t>
        </w:r>
        <w:r w:rsidR="0020320E">
          <w:rPr>
            <w:rFonts w:ascii="黑体" w:eastAsia="黑体" w:hAnsi="黑体" w:hint="eastAsia"/>
            <w:color w:val="000000"/>
            <w:sz w:val="28"/>
            <w:szCs w:val="28"/>
          </w:rPr>
          <w:t>分钟</w:t>
        </w:r>
      </w:ins>
      <w:ins w:id="17" w:author="龙 雨" w:date="2022-09-12T12:23:00Z">
        <w:r w:rsidR="00E616A5" w:rsidRPr="008B6CF2">
          <w:rPr>
            <w:rFonts w:ascii="黑体" w:eastAsia="黑体" w:hAnsi="黑体" w:hint="eastAsia"/>
            <w:color w:val="000000"/>
            <w:sz w:val="28"/>
            <w:szCs w:val="28"/>
            <w:rPrChange w:id="18" w:author="龙 雨" w:date="2022-09-12T12:33:00Z">
              <w:rPr>
                <w:rFonts w:ascii="黑体" w:eastAsia="黑体" w:hAnsi="黑体" w:hint="eastAsia"/>
                <w:color w:val="000000"/>
              </w:rPr>
            </w:rPrChange>
          </w:rPr>
          <w:t>）</w:t>
        </w:r>
      </w:ins>
    </w:p>
    <w:p w14:paraId="0E56AC8F" w14:textId="05A4CE21" w:rsidR="00CA5E84" w:rsidRDefault="00CA5E84" w:rsidP="00CA5E84">
      <w:pPr>
        <w:rPr>
          <w:ins w:id="19" w:author="龙 雨" w:date="2022-09-12T12:22:00Z"/>
        </w:rPr>
      </w:pPr>
      <w:ins w:id="20" w:author="龙 雨" w:date="2022-09-12T12:20:00Z">
        <w:r>
          <w:rPr>
            <w:rFonts w:hint="eastAsia"/>
          </w:rPr>
          <w:t>参考：</w:t>
        </w:r>
      </w:ins>
    </w:p>
    <w:p w14:paraId="1E8479F8" w14:textId="127BDA5B" w:rsidR="00CA5E84" w:rsidRDefault="00CA5E84" w:rsidP="00CA5E84">
      <w:pPr>
        <w:pStyle w:val="a8"/>
        <w:numPr>
          <w:ilvl w:val="0"/>
          <w:numId w:val="37"/>
        </w:numPr>
        <w:ind w:firstLineChars="0"/>
        <w:rPr>
          <w:ins w:id="21" w:author="龙 雨" w:date="2022-09-12T12:22:00Z"/>
        </w:rPr>
        <w:pPrChange w:id="22" w:author="龙 雨" w:date="2022-09-12T12:22:00Z">
          <w:pPr/>
        </w:pPrChange>
      </w:pPr>
      <w:ins w:id="23" w:author="龙 雨" w:date="2022-09-12T12:22:00Z">
        <w:r>
          <w:fldChar w:fldCharType="begin"/>
        </w:r>
        <w:r>
          <w:instrText xml:space="preserve"> HYPERLINK "</w:instrText>
        </w:r>
        <w:r w:rsidRPr="00CA5E84">
          <w:instrText>https://puyunsha</w:instrText>
        </w:r>
        <w:r>
          <w:instrText xml:space="preserve">" </w:instrText>
        </w:r>
        <w:r>
          <w:fldChar w:fldCharType="separate"/>
        </w:r>
        <w:r w:rsidRPr="0011703A">
          <w:rPr>
            <w:rStyle w:val="af"/>
          </w:rPr>
          <w:t>https://puyunsha</w:t>
        </w:r>
        <w:r>
          <w:fldChar w:fldCharType="end"/>
        </w:r>
        <w:r w:rsidRPr="00CA5E84">
          <w:t>.gitee.io/index.html</w:t>
        </w:r>
      </w:ins>
    </w:p>
    <w:p w14:paraId="448362E2" w14:textId="3D81F477" w:rsidR="00CA5E84" w:rsidRDefault="00CA5E84" w:rsidP="00CA5E84">
      <w:pPr>
        <w:pStyle w:val="a8"/>
        <w:numPr>
          <w:ilvl w:val="0"/>
          <w:numId w:val="37"/>
        </w:numPr>
        <w:ind w:firstLineChars="0"/>
        <w:rPr>
          <w:ins w:id="24" w:author="龙 雨" w:date="2022-09-12T12:20:00Z"/>
          <w:rFonts w:hint="eastAsia"/>
        </w:rPr>
        <w:pPrChange w:id="25" w:author="龙 雨" w:date="2022-09-12T12:22:00Z">
          <w:pPr/>
        </w:pPrChange>
      </w:pPr>
      <w:ins w:id="26" w:author="龙 雨" w:date="2022-09-12T12:22:00Z">
        <w:r w:rsidRPr="00CA5E84">
          <w:t>https://jxyjxyjxy.github.io/shujuxinwen/</w:t>
        </w:r>
      </w:ins>
    </w:p>
    <w:p w14:paraId="4541D2DE" w14:textId="5E3A5487" w:rsidR="00CA5E84" w:rsidRDefault="00CA5E84" w:rsidP="00CA5E84">
      <w:pPr>
        <w:rPr>
          <w:ins w:id="27" w:author="龙 雨" w:date="2022-09-12T12:23:00Z"/>
        </w:rPr>
      </w:pPr>
    </w:p>
    <w:p w14:paraId="7EC9949C" w14:textId="40574BE6" w:rsidR="00E616A5" w:rsidRDefault="00E616A5" w:rsidP="00CA5E84">
      <w:pPr>
        <w:rPr>
          <w:ins w:id="28" w:author="龙 雨" w:date="2022-09-12T12:23:00Z"/>
        </w:rPr>
      </w:pPr>
      <w:ins w:id="29" w:author="龙 雨" w:date="2022-09-12T12:23:00Z">
        <w:r>
          <w:rPr>
            <w:rFonts w:hint="eastAsia"/>
          </w:rPr>
          <w:t>可视化：柱状图太多；</w:t>
        </w:r>
      </w:ins>
      <w:ins w:id="30" w:author="龙 雨" w:date="2022-09-12T13:13:00Z">
        <w:r w:rsidR="001E0DFB">
          <w:rPr>
            <w:rFonts w:hint="eastAsia"/>
          </w:rPr>
          <w:t>所有的</w:t>
        </w:r>
      </w:ins>
      <w:ins w:id="31" w:author="龙 雨" w:date="2022-09-12T13:14:00Z">
        <w:r w:rsidR="001E0DFB">
          <w:rPr>
            <w:rFonts w:hint="eastAsia"/>
          </w:rPr>
          <w:t>图的“</w:t>
        </w:r>
        <w:r w:rsidR="001E0DFB">
          <w:rPr>
            <w:rFonts w:hint="eastAsia"/>
          </w:rPr>
          <w:t>s</w:t>
        </w:r>
        <w:r w:rsidR="001E0DFB">
          <w:t>ource</w:t>
        </w:r>
        <w:r w:rsidR="001E0DFB">
          <w:rPr>
            <w:rFonts w:hint="eastAsia"/>
          </w:rPr>
          <w:t>”改成“数据来源”</w:t>
        </w:r>
      </w:ins>
    </w:p>
    <w:p w14:paraId="012A14CC" w14:textId="0EE09FB1" w:rsidR="00E616A5" w:rsidRDefault="00E616A5" w:rsidP="00CA5E84">
      <w:pPr>
        <w:rPr>
          <w:ins w:id="32" w:author="龙 雨" w:date="2022-09-12T12:24:00Z"/>
        </w:rPr>
      </w:pPr>
    </w:p>
    <w:p w14:paraId="5CC1BE82" w14:textId="316A4E5C" w:rsidR="001E0DFB" w:rsidRDefault="00E616A5" w:rsidP="00CA5E84">
      <w:pPr>
        <w:rPr>
          <w:ins w:id="33" w:author="龙 雨" w:date="2022-09-12T13:11:00Z"/>
          <w:rFonts w:hint="eastAsia"/>
        </w:rPr>
      </w:pPr>
      <w:ins w:id="34" w:author="龙 雨" w:date="2022-09-12T12:24:00Z">
        <w:r>
          <w:rPr>
            <w:rFonts w:hint="eastAsia"/>
          </w:rPr>
          <w:t>题材：可以和</w:t>
        </w:r>
      </w:ins>
      <w:ins w:id="35" w:author="龙 雨" w:date="2022-09-12T12:25:00Z">
        <w:r>
          <w:rPr>
            <w:rFonts w:hint="eastAsia"/>
          </w:rPr>
          <w:t>今年的</w:t>
        </w:r>
      </w:ins>
      <w:ins w:id="36" w:author="龙 雨" w:date="2022-09-12T12:24:00Z">
        <w:r>
          <w:rPr>
            <w:rFonts w:hint="eastAsia"/>
          </w:rPr>
          <w:t>互联网大厂裁员</w:t>
        </w:r>
      </w:ins>
      <w:ins w:id="37" w:author="龙 雨" w:date="2022-09-12T12:25:00Z">
        <w:r>
          <w:rPr>
            <w:rFonts w:hint="eastAsia"/>
          </w:rPr>
          <w:t>呼应；评委不会仔细看，就用可视化把它凸显出来</w:t>
        </w:r>
      </w:ins>
      <w:ins w:id="38" w:author="龙 雨" w:date="2022-09-12T12:59:00Z">
        <w:r w:rsidR="00100EBE">
          <w:rPr>
            <w:rFonts w:hint="eastAsia"/>
          </w:rPr>
          <w:t>；每一段的小标题再凸显一些</w:t>
        </w:r>
      </w:ins>
      <w:ins w:id="39" w:author="龙 雨" w:date="2022-09-12T13:12:00Z">
        <w:r w:rsidR="001E0DFB">
          <w:rPr>
            <w:rFonts w:hint="eastAsia"/>
          </w:rPr>
          <w:t>；</w:t>
        </w:r>
      </w:ins>
      <w:ins w:id="40" w:author="龙 雨" w:date="2022-09-12T13:11:00Z">
        <w:r w:rsidR="001E0DFB">
          <w:rPr>
            <w:rFonts w:hint="eastAsia"/>
          </w:rPr>
          <w:t>7</w:t>
        </w:r>
        <w:r w:rsidR="001E0DFB">
          <w:t>3.6%</w:t>
        </w:r>
        <w:r w:rsidR="001E0DFB">
          <w:rPr>
            <w:rFonts w:hint="eastAsia"/>
          </w:rPr>
          <w:t>的城镇居民处于亚健康状态；</w:t>
        </w:r>
      </w:ins>
    </w:p>
    <w:p w14:paraId="27E0D015" w14:textId="6C83963B" w:rsidR="001E0DFB" w:rsidRDefault="001E0DFB" w:rsidP="00CA5E84">
      <w:pPr>
        <w:rPr>
          <w:ins w:id="41" w:author="龙 雨" w:date="2022-09-12T13:25:00Z"/>
        </w:rPr>
      </w:pPr>
    </w:p>
    <w:p w14:paraId="0F275138" w14:textId="260778EF" w:rsidR="0008293B" w:rsidRDefault="0008293B" w:rsidP="00CA5E84">
      <w:pPr>
        <w:rPr>
          <w:ins w:id="42" w:author="龙 雨" w:date="2022-09-12T13:25:00Z"/>
        </w:rPr>
      </w:pPr>
      <w:ins w:id="43" w:author="龙 雨" w:date="2022-09-12T13:25:00Z">
        <w:r w:rsidRPr="0008293B">
          <w:rPr>
            <w:rFonts w:hint="eastAsia"/>
          </w:rPr>
          <w:t>《人口与劳动绿皮书》研究显示，人口结构和生活方式的转变，导致健康型人力资本面临的挑战之一，是过度的工作压力、快速的工作节奏导致患病率上升，疾病年轻化态势日趋显著。</w:t>
        </w:r>
      </w:ins>
    </w:p>
    <w:p w14:paraId="07B737A7" w14:textId="6B066C38" w:rsidR="0008293B" w:rsidRDefault="0008293B" w:rsidP="00CA5E84">
      <w:pPr>
        <w:rPr>
          <w:ins w:id="44" w:author="龙 雨" w:date="2022-09-12T13:25:00Z"/>
          <w:rFonts w:hint="eastAsia"/>
        </w:rPr>
      </w:pPr>
      <w:ins w:id="45" w:author="龙 雨" w:date="2022-09-12T13:25:00Z">
        <w:r>
          <w:rPr>
            <w:rFonts w:hint="eastAsia"/>
          </w:rPr>
          <w:t>《</w:t>
        </w:r>
        <w:r w:rsidRPr="0008293B">
          <w:rPr>
            <w:rFonts w:hint="eastAsia"/>
          </w:rPr>
          <w:t>2020</w:t>
        </w:r>
        <w:r w:rsidRPr="0008293B">
          <w:rPr>
            <w:rFonts w:hint="eastAsia"/>
          </w:rPr>
          <w:t>中国卫生健康统计年鉴</w:t>
        </w:r>
        <w:r>
          <w:rPr>
            <w:rFonts w:hint="eastAsia"/>
          </w:rPr>
          <w:t>》显示</w:t>
        </w:r>
      </w:ins>
      <w:ins w:id="46" w:author="龙 雨" w:date="2022-09-12T13:26:00Z">
        <w:r>
          <w:rPr>
            <w:rFonts w:hint="eastAsia"/>
          </w:rPr>
          <w:t>2</w:t>
        </w:r>
        <w:r>
          <w:t>018</w:t>
        </w:r>
        <w:r>
          <w:rPr>
            <w:rFonts w:hint="eastAsia"/>
          </w:rPr>
          <w:t>年</w:t>
        </w:r>
      </w:ins>
      <w:ins w:id="47" w:author="龙 雨" w:date="2022-09-12T13:25:00Z">
        <w:r w:rsidRPr="0008293B">
          <w:rPr>
            <w:rFonts w:hint="eastAsia"/>
          </w:rPr>
          <w:t>调查地区居民的每两周患病率达到</w:t>
        </w:r>
      </w:ins>
      <w:ins w:id="48" w:author="龙 雨" w:date="2022-09-12T13:26:00Z">
        <w:r>
          <w:rPr>
            <w:rFonts w:hint="eastAsia"/>
          </w:rPr>
          <w:t>3</w:t>
        </w:r>
        <w:r>
          <w:t>2</w:t>
        </w:r>
      </w:ins>
      <w:ins w:id="49" w:author="龙 雨" w:date="2022-09-12T13:25:00Z">
        <w:r w:rsidRPr="0008293B">
          <w:rPr>
            <w:rFonts w:hint="eastAsia"/>
          </w:rPr>
          <w:t>．１‰，慢性疾病患病率为</w:t>
        </w:r>
      </w:ins>
      <w:ins w:id="50" w:author="龙 雨" w:date="2022-09-12T13:27:00Z">
        <w:r>
          <w:rPr>
            <w:rFonts w:hint="eastAsia"/>
          </w:rPr>
          <w:t>3</w:t>
        </w:r>
        <w:r>
          <w:t>42.9</w:t>
        </w:r>
      </w:ins>
      <w:ins w:id="51" w:author="龙 雨" w:date="2022-09-12T13:25:00Z">
        <w:r w:rsidRPr="0008293B">
          <w:rPr>
            <w:rFonts w:hint="eastAsia"/>
          </w:rPr>
          <w:t>‰，比</w:t>
        </w:r>
      </w:ins>
      <w:ins w:id="52" w:author="龙 雨" w:date="2022-09-12T13:27:00Z">
        <w:r>
          <w:rPr>
            <w:rFonts w:hint="eastAsia"/>
          </w:rPr>
          <w:t>2</w:t>
        </w:r>
        <w:r>
          <w:t>013</w:t>
        </w:r>
        <w:r>
          <w:rPr>
            <w:rFonts w:hint="eastAsia"/>
          </w:rPr>
          <w:t>年</w:t>
        </w:r>
      </w:ins>
      <w:ins w:id="53" w:author="龙 雨" w:date="2022-09-12T13:25:00Z">
        <w:r w:rsidRPr="0008293B">
          <w:rPr>
            <w:rFonts w:hint="eastAsia"/>
          </w:rPr>
          <w:t>的数据有了大幅度提高。</w:t>
        </w:r>
      </w:ins>
    </w:p>
    <w:p w14:paraId="25273CC7" w14:textId="77777777" w:rsidR="0008293B" w:rsidRPr="00E616A5" w:rsidRDefault="0008293B" w:rsidP="00CA5E84">
      <w:pPr>
        <w:rPr>
          <w:ins w:id="54" w:author="龙 雨" w:date="2022-09-12T12:19:00Z"/>
          <w:rFonts w:hint="eastAsia"/>
          <w:rPrChange w:id="55" w:author="龙 雨" w:date="2022-09-12T12:25:00Z">
            <w:rPr>
              <w:ins w:id="56" w:author="龙 雨" w:date="2022-09-12T12:19:00Z"/>
              <w:rFonts w:ascii="黑体" w:eastAsia="黑体" w:hAnsi="黑体" w:hint="eastAsia"/>
              <w:color w:val="000000"/>
            </w:rPr>
          </w:rPrChange>
        </w:rPr>
        <w:pPrChange w:id="57" w:author="龙 雨" w:date="2022-09-12T12:20:00Z">
          <w:pPr>
            <w:pStyle w:val="a9"/>
            <w:snapToGrid w:val="0"/>
          </w:pPr>
        </w:pPrChange>
      </w:pPr>
    </w:p>
    <w:p w14:paraId="555D0050" w14:textId="4ADB47D3" w:rsidR="00133EF7" w:rsidRPr="005445C2" w:rsidDel="00E616A5" w:rsidRDefault="00CC561F" w:rsidP="005445C2">
      <w:pPr>
        <w:pStyle w:val="a9"/>
        <w:snapToGrid w:val="0"/>
        <w:rPr>
          <w:del w:id="58" w:author="龙 雨" w:date="2022-09-12T12:23:00Z"/>
          <w:rFonts w:ascii="黑体" w:eastAsia="黑体" w:hAnsi="黑体"/>
          <w:color w:val="000000"/>
        </w:rPr>
      </w:pPr>
      <w:r>
        <w:rPr>
          <w:rFonts w:ascii="黑体" w:eastAsia="黑体" w:hAnsi="黑体" w:hint="eastAsia"/>
          <w:color w:val="000000"/>
        </w:rPr>
        <w:t>与劳动时间博弈：数说这些年的“打工人”</w:t>
      </w:r>
    </w:p>
    <w:p w14:paraId="77EBB295" w14:textId="74F12062" w:rsidR="0094676C" w:rsidDel="003E7C9D" w:rsidRDefault="0094676C" w:rsidP="00E616A5">
      <w:pPr>
        <w:pStyle w:val="a9"/>
        <w:snapToGrid w:val="0"/>
        <w:jc w:val="both"/>
        <w:rPr>
          <w:del w:id="59" w:author="龙 雨" w:date="2022-09-03T20:45:00Z"/>
          <w:rFonts w:hint="eastAsia"/>
        </w:rPr>
        <w:pPrChange w:id="60" w:author="龙 雨" w:date="2022-09-12T12:24:00Z">
          <w:pPr>
            <w:snapToGrid w:val="0"/>
            <w:spacing w:before="60" w:after="60" w:line="312" w:lineRule="auto"/>
          </w:pPr>
        </w:pPrChange>
      </w:pPr>
    </w:p>
    <w:p w14:paraId="03DFB9D2" w14:textId="1113E6A7" w:rsidR="00362B37" w:rsidDel="00067127" w:rsidRDefault="00067127" w:rsidP="00E616A5">
      <w:pPr>
        <w:snapToGrid w:val="0"/>
        <w:spacing w:before="60" w:after="60" w:line="312" w:lineRule="auto"/>
        <w:rPr>
          <w:del w:id="61" w:author="龙 雨" w:date="2022-09-04T18:37:00Z"/>
          <w:rFonts w:ascii="黑体" w:eastAsia="黑体" w:hAnsi="黑体"/>
          <w:color w:val="000000"/>
          <w:szCs w:val="21"/>
        </w:rPr>
      </w:pPr>
      <w:ins w:id="62" w:author="龙 雨" w:date="2022-09-12T13:08:00Z">
        <w:r>
          <w:rPr>
            <w:rFonts w:ascii="黑体" w:eastAsia="黑体" w:hAnsi="黑体" w:hint="eastAsia"/>
            <w:color w:val="000000"/>
            <w:szCs w:val="21"/>
          </w:rPr>
          <w:t>面对裁员，</w:t>
        </w:r>
      </w:ins>
    </w:p>
    <w:p w14:paraId="0B2E2763" w14:textId="77777777" w:rsidR="00067127" w:rsidRPr="0008244D" w:rsidRDefault="00067127" w:rsidP="00E616A5">
      <w:pPr>
        <w:snapToGrid w:val="0"/>
        <w:spacing w:before="60" w:after="60" w:line="312" w:lineRule="auto"/>
        <w:rPr>
          <w:ins w:id="63" w:author="龙 雨" w:date="2022-09-12T13:08:00Z"/>
          <w:rFonts w:ascii="黑体" w:eastAsia="黑体" w:hAnsi="黑体" w:hint="eastAsia"/>
          <w:color w:val="000000"/>
          <w:szCs w:val="21"/>
        </w:rPr>
      </w:pPr>
    </w:p>
    <w:p w14:paraId="4AC777CF" w14:textId="132051CB" w:rsidR="00303687" w:rsidRDefault="00303687" w:rsidP="00303687">
      <w:pPr>
        <w:snapToGrid w:val="0"/>
        <w:spacing w:before="60" w:after="60" w:line="312" w:lineRule="auto"/>
        <w:rPr>
          <w:ins w:id="64" w:author="龙 雨" w:date="2022-09-04T18:42:00Z"/>
          <w:rFonts w:ascii="黑体" w:eastAsia="黑体" w:hAnsi="黑体"/>
          <w:color w:val="000000"/>
          <w:szCs w:val="21"/>
        </w:rPr>
      </w:pPr>
      <w:ins w:id="65" w:author="龙 雨" w:date="2022-09-04T18:42:00Z">
        <w:r w:rsidRPr="001017DE">
          <w:rPr>
            <w:rFonts w:ascii="黑体" w:eastAsia="黑体" w:hAnsi="黑体"/>
            <w:color w:val="000000"/>
            <w:szCs w:val="21"/>
          </w:rPr>
          <w:t>“996工作制”与加班文化，让互联网行业</w:t>
        </w:r>
        <w:r>
          <w:rPr>
            <w:rFonts w:ascii="黑体" w:eastAsia="黑体" w:hAnsi="黑体" w:hint="eastAsia"/>
            <w:color w:val="000000"/>
            <w:szCs w:val="21"/>
          </w:rPr>
          <w:t>一次又一次登上舆论的风口浪尖。</w:t>
        </w:r>
      </w:ins>
    </w:p>
    <w:p w14:paraId="614C1E75" w14:textId="77777777" w:rsidR="00303687" w:rsidRPr="001017DE" w:rsidRDefault="00303687">
      <w:pPr>
        <w:snapToGrid w:val="0"/>
        <w:spacing w:before="60" w:after="60" w:line="312" w:lineRule="auto"/>
        <w:ind w:firstLine="420"/>
        <w:rPr>
          <w:ins w:id="66" w:author="龙 雨" w:date="2022-09-04T18:42:00Z"/>
          <w:rFonts w:ascii="黑体" w:eastAsia="黑体" w:hAnsi="黑体"/>
          <w:color w:val="000000"/>
          <w:szCs w:val="21"/>
        </w:rPr>
        <w:pPrChange w:id="67" w:author="龙 雨" w:date="2022-09-04T23:08:00Z">
          <w:pPr>
            <w:snapToGrid w:val="0"/>
            <w:spacing w:before="60" w:after="60" w:line="312" w:lineRule="auto"/>
          </w:pPr>
        </w:pPrChange>
      </w:pPr>
      <w:ins w:id="68" w:author="龙 雨" w:date="2022-09-04T18:42:00Z">
        <w:r w:rsidRPr="001017DE">
          <w:rPr>
            <w:rFonts w:ascii="黑体" w:eastAsia="黑体" w:hAnsi="黑体"/>
            <w:color w:val="000000"/>
            <w:szCs w:val="21"/>
          </w:rPr>
          <w:t>2021新年前夕，凌晨1点30分的乌鲁木齐很冷，气温接近零下20度。一名22岁的拼多多员工结束了漫长的一天工作，正与同事走在下班路上。突然，她捂住肚子昏倒在地，经六小时急救无效，不幸离世。此后不久，另一年轻拼多多员工在短暂探望父母期间跳楼身亡。</w:t>
        </w:r>
      </w:ins>
    </w:p>
    <w:p w14:paraId="40395BAD" w14:textId="77777777" w:rsidR="00303687" w:rsidRDefault="00303687">
      <w:pPr>
        <w:snapToGrid w:val="0"/>
        <w:spacing w:before="60" w:after="60" w:line="312" w:lineRule="auto"/>
        <w:ind w:firstLine="420"/>
        <w:rPr>
          <w:ins w:id="69" w:author="龙 雨" w:date="2022-09-04T18:42:00Z"/>
          <w:rFonts w:ascii="黑体" w:eastAsia="黑体" w:hAnsi="黑体"/>
          <w:color w:val="000000"/>
          <w:szCs w:val="21"/>
        </w:rPr>
        <w:pPrChange w:id="70" w:author="龙 雨" w:date="2022-09-04T23:08:00Z">
          <w:pPr>
            <w:snapToGrid w:val="0"/>
            <w:spacing w:before="60" w:after="60" w:line="312" w:lineRule="auto"/>
          </w:pPr>
        </w:pPrChange>
      </w:pPr>
      <w:ins w:id="71" w:author="龙 雨" w:date="2022-09-04T18:42:00Z">
        <w:r w:rsidRPr="001017DE">
          <w:rPr>
            <w:rFonts w:ascii="黑体" w:eastAsia="黑体" w:hAnsi="黑体"/>
            <w:color w:val="000000"/>
            <w:szCs w:val="21"/>
          </w:rPr>
          <w:t>“你们看看底层的人民，哪一个不是用命换钱。”中国电商巨头拼多多公司一度声称。</w:t>
        </w:r>
        <w:r>
          <w:rPr>
            <w:rFonts w:ascii="黑体" w:eastAsia="黑体" w:hAnsi="黑体" w:hint="eastAsia"/>
            <w:color w:val="000000"/>
            <w:szCs w:val="21"/>
          </w:rPr>
          <w:t>这让互联网行业的超时工作现象引发更多社会质疑。</w:t>
        </w:r>
      </w:ins>
    </w:p>
    <w:p w14:paraId="313C9B40" w14:textId="77777777" w:rsidR="00303687" w:rsidRPr="00303687" w:rsidRDefault="00303687">
      <w:pPr>
        <w:snapToGrid w:val="0"/>
        <w:spacing w:before="60" w:after="60" w:line="312" w:lineRule="auto"/>
        <w:rPr>
          <w:ins w:id="72" w:author="龙 雨" w:date="2022-09-03T21:43:00Z"/>
          <w:rFonts w:ascii="黑体" w:eastAsia="黑体" w:hAnsi="黑体"/>
          <w:color w:val="000000" w:themeColor="text1"/>
          <w:szCs w:val="21"/>
        </w:rPr>
      </w:pPr>
    </w:p>
    <w:p w14:paraId="6C710D9E" w14:textId="77777777" w:rsidR="00133EF7" w:rsidRPr="001017DE" w:rsidDel="003E7C9D" w:rsidRDefault="00133EF7">
      <w:pPr>
        <w:snapToGrid w:val="0"/>
        <w:spacing w:before="60" w:after="60" w:line="312" w:lineRule="auto"/>
        <w:rPr>
          <w:del w:id="73" w:author="龙 雨" w:date="2022-09-04T23:06:00Z"/>
          <w:rFonts w:ascii="黑体" w:eastAsia="黑体" w:hAnsi="黑体"/>
          <w:color w:val="000000"/>
          <w:szCs w:val="21"/>
        </w:rPr>
      </w:pPr>
    </w:p>
    <w:p w14:paraId="25CEAB89" w14:textId="20A61209" w:rsidR="00133EF7" w:rsidRPr="007770E1" w:rsidRDefault="00133EF7">
      <w:pPr>
        <w:snapToGrid w:val="0"/>
        <w:spacing w:before="60" w:after="60" w:line="312" w:lineRule="auto"/>
        <w:rPr>
          <w:ins w:id="74" w:author="龙 雨" w:date="2022-09-04T18:43:00Z"/>
          <w:rFonts w:ascii="黑体" w:eastAsia="黑体" w:hAnsi="黑体"/>
          <w:color w:val="000000"/>
          <w:szCs w:val="21"/>
        </w:rPr>
      </w:pPr>
    </w:p>
    <w:p w14:paraId="0ADE948C" w14:textId="1A0A2509" w:rsidR="003D6827" w:rsidRPr="001017DE" w:rsidRDefault="003E7C9D" w:rsidP="003D6827">
      <w:pPr>
        <w:snapToGrid w:val="0"/>
        <w:spacing w:before="60" w:after="60" w:line="312" w:lineRule="auto"/>
        <w:rPr>
          <w:rFonts w:ascii="黑体" w:eastAsia="黑体" w:hAnsi="黑体"/>
          <w:b/>
          <w:bCs/>
          <w:color w:val="000000"/>
          <w:sz w:val="24"/>
          <w:szCs w:val="24"/>
        </w:rPr>
      </w:pPr>
      <w:ins w:id="75" w:author="龙 雨" w:date="2022-09-04T23:06:00Z">
        <w:r>
          <w:rPr>
            <w:rFonts w:ascii="黑体" w:eastAsia="黑体" w:hAnsi="黑体" w:hint="eastAsia"/>
            <w:b/>
            <w:bCs/>
            <w:color w:val="000000"/>
            <w:sz w:val="24"/>
            <w:szCs w:val="24"/>
          </w:rPr>
          <w:t>一、</w:t>
        </w:r>
      </w:ins>
      <w:r w:rsidR="003D6827">
        <w:rPr>
          <w:rFonts w:ascii="黑体" w:eastAsia="黑体" w:hAnsi="黑体" w:hint="eastAsia"/>
          <w:b/>
          <w:bCs/>
          <w:color w:val="000000"/>
          <w:sz w:val="24"/>
          <w:szCs w:val="24"/>
        </w:rPr>
        <w:t>“高薪”的神话，还是“拿命换钱”的困局？</w:t>
      </w:r>
    </w:p>
    <w:p w14:paraId="17F587EB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以互联网为代表的</w:t>
      </w:r>
      <w:r>
        <w:rPr>
          <w:rFonts w:ascii="黑体" w:eastAsia="黑体" w:hAnsi="黑体" w:hint="eastAsia"/>
          <w:color w:val="000000"/>
          <w:szCs w:val="21"/>
        </w:rPr>
        <w:t>新兴</w:t>
      </w:r>
      <w:r w:rsidRPr="001017DE">
        <w:rPr>
          <w:rFonts w:ascii="黑体" w:eastAsia="黑体" w:hAnsi="黑体"/>
          <w:color w:val="000000"/>
          <w:szCs w:val="21"/>
        </w:rPr>
        <w:t>产业，正在成为中国经济发展的重要推动力。</w:t>
      </w:r>
    </w:p>
    <w:p w14:paraId="416BF9AB" w14:textId="3AB9662A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F16DB6">
        <w:rPr>
          <w:rFonts w:ascii="黑体" w:eastAsia="黑体" w:hAnsi="黑体"/>
          <w:color w:val="000000"/>
          <w:szCs w:val="21"/>
          <w:highlight w:val="yellow"/>
        </w:rPr>
        <w:t>截至2018年上半年</w:t>
      </w:r>
      <w:r w:rsidRPr="001017DE">
        <w:rPr>
          <w:rFonts w:ascii="黑体" w:eastAsia="黑体" w:hAnsi="黑体"/>
          <w:color w:val="000000"/>
          <w:szCs w:val="21"/>
        </w:rPr>
        <w:t>，</w:t>
      </w:r>
      <w:r w:rsidRPr="00D1348B">
        <w:rPr>
          <w:rFonts w:ascii="黑体" w:eastAsia="黑体" w:hAnsi="黑体"/>
          <w:color w:val="000000"/>
          <w:szCs w:val="21"/>
          <w:highlight w:val="yellow"/>
        </w:rPr>
        <w:t>战略性新兴产业工业和服务业增速高于全国整体增速30％</w:t>
      </w:r>
      <w:r w:rsidRPr="001017DE">
        <w:rPr>
          <w:rFonts w:ascii="黑体" w:eastAsia="黑体" w:hAnsi="黑体"/>
          <w:color w:val="000000"/>
          <w:szCs w:val="21"/>
        </w:rPr>
        <w:t>，持续引领经济增长。中国战略性新兴产业增长平均每年带动GDP增长超过1个百分点，增长贡献度接近20％，远超产业在总GDP中的比重。</w:t>
      </w:r>
    </w:p>
    <w:p w14:paraId="6655F0E8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毫无疑问，互联网行业正在生产神话。</w:t>
      </w:r>
      <w:r w:rsidRPr="00FB01C1">
        <w:rPr>
          <w:rFonts w:ascii="黑体" w:eastAsia="黑体" w:hAnsi="黑体" w:hint="eastAsia"/>
          <w:color w:val="000000"/>
          <w:szCs w:val="21"/>
        </w:rPr>
        <w:t>强大的品牌力，优雅的办公环境，坊间传闻的绝对“高薪”</w:t>
      </w:r>
      <w:r>
        <w:rPr>
          <w:rFonts w:ascii="黑体" w:eastAsia="黑体" w:hAnsi="黑体" w:hint="eastAsia"/>
          <w:color w:val="000000"/>
          <w:szCs w:val="21"/>
        </w:rPr>
        <w:t>—</w:t>
      </w:r>
      <w:r>
        <w:rPr>
          <w:rFonts w:ascii="黑体" w:eastAsia="黑体" w:hAnsi="黑体" w:hint="eastAsia"/>
          <w:color w:val="000000"/>
          <w:szCs w:val="21"/>
        </w:rPr>
        <w:lastRenderedPageBreak/>
        <w:t>—大厂成为了无数年轻人的求职圣地。</w:t>
      </w:r>
    </w:p>
    <w:p w14:paraId="0A07E1AE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2020年，</w:t>
      </w:r>
      <w:r w:rsidRPr="005E2CA7">
        <w:rPr>
          <w:rFonts w:ascii="黑体" w:eastAsia="黑体" w:hAnsi="黑体"/>
          <w:color w:val="FFC000"/>
          <w:szCs w:val="21"/>
        </w:rPr>
        <w:t>21.93%</w:t>
      </w:r>
      <w:r w:rsidRPr="001017DE">
        <w:rPr>
          <w:rFonts w:ascii="黑体" w:eastAsia="黑体" w:hAnsi="黑体"/>
          <w:color w:val="000000"/>
          <w:szCs w:val="21"/>
        </w:rPr>
        <w:t>的大学生求职首选行业为IT/互联网行业；2019年，</w:t>
      </w:r>
      <w:r>
        <w:rPr>
          <w:rFonts w:ascii="黑体" w:eastAsia="黑体" w:hAnsi="黑体" w:hint="eastAsia"/>
          <w:color w:val="000000"/>
          <w:szCs w:val="21"/>
        </w:rPr>
        <w:t>这一数字则达到</w:t>
      </w:r>
      <w:r w:rsidRPr="005E2CA7">
        <w:rPr>
          <w:rFonts w:ascii="黑体" w:eastAsia="黑体" w:hAnsi="黑体" w:hint="eastAsia"/>
          <w:color w:val="FFC000"/>
          <w:szCs w:val="21"/>
        </w:rPr>
        <w:t>2</w:t>
      </w:r>
      <w:r w:rsidRPr="005E2CA7">
        <w:rPr>
          <w:rFonts w:ascii="黑体" w:eastAsia="黑体" w:hAnsi="黑体"/>
          <w:color w:val="FFC000"/>
          <w:szCs w:val="21"/>
        </w:rPr>
        <w:t>4.38%</w:t>
      </w:r>
      <w:r w:rsidRPr="001017DE">
        <w:rPr>
          <w:rFonts w:ascii="黑体" w:eastAsia="黑体" w:hAnsi="黑体"/>
          <w:color w:val="000000"/>
          <w:szCs w:val="21"/>
        </w:rPr>
        <w:t>。他们认为该行业有开放的企业文化，有竞争力的薪酬福利和充满挑战性的工作。</w:t>
      </w:r>
      <w:r>
        <w:rPr>
          <w:rFonts w:ascii="黑体" w:eastAsia="黑体" w:hAnsi="黑体" w:hint="eastAsia"/>
          <w:color w:val="000000"/>
          <w:szCs w:val="21"/>
        </w:rPr>
        <w:t>更让人意外的是，</w:t>
      </w:r>
      <w:r w:rsidRPr="001017DE">
        <w:rPr>
          <w:rFonts w:ascii="黑体" w:eastAsia="黑体" w:hAnsi="黑体"/>
          <w:color w:val="000000"/>
          <w:szCs w:val="21"/>
        </w:rPr>
        <w:t>大学毕业应届生们对于加班的态度较为乐观</w:t>
      </w:r>
      <w:r>
        <w:rPr>
          <w:rFonts w:ascii="黑体" w:eastAsia="黑体" w:hAnsi="黑体" w:hint="eastAsia"/>
          <w:color w:val="000000"/>
          <w:szCs w:val="21"/>
        </w:rPr>
        <w:t>。这些</w:t>
      </w:r>
      <w:r w:rsidRPr="0034619B">
        <w:rPr>
          <w:rFonts w:ascii="黑体" w:eastAsia="黑体" w:hAnsi="黑体" w:hint="eastAsia"/>
          <w:color w:val="000000"/>
          <w:szCs w:val="21"/>
        </w:rPr>
        <w:t>“当打之年”的</w:t>
      </w:r>
      <w:r>
        <w:rPr>
          <w:rFonts w:ascii="黑体" w:eastAsia="黑体" w:hAnsi="黑体" w:hint="eastAsia"/>
          <w:color w:val="000000"/>
          <w:szCs w:val="21"/>
        </w:rPr>
        <w:t>青年人们，</w:t>
      </w:r>
      <w:r w:rsidRPr="0034619B">
        <w:rPr>
          <w:rFonts w:ascii="黑体" w:eastAsia="黑体" w:hAnsi="黑体" w:hint="eastAsia"/>
          <w:color w:val="000000"/>
          <w:szCs w:val="21"/>
        </w:rPr>
        <w:t>对“社畜生活”展现的更多是拥抱，而不是排斥。</w:t>
      </w:r>
    </w:p>
    <w:p w14:paraId="241509BE" w14:textId="2F6113C4" w:rsidR="001E0DFB" w:rsidRDefault="003D6827" w:rsidP="003D6827">
      <w:pPr>
        <w:snapToGrid w:val="0"/>
        <w:spacing w:before="60" w:after="60" w:line="312" w:lineRule="auto"/>
        <w:rPr>
          <w:ins w:id="76" w:author="龙 雨" w:date="2022-09-12T12:24:00Z"/>
          <w:rFonts w:ascii="黑体" w:eastAsia="黑体" w:hAnsi="黑体" w:hint="eastAsia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drawing>
          <wp:inline distT="0" distB="0" distL="0" distR="0" wp14:anchorId="3AED30C4" wp14:editId="3874B39C">
            <wp:extent cx="5760720" cy="68408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31B" w14:textId="66589E78" w:rsidR="00E616A5" w:rsidRDefault="00E616A5" w:rsidP="003D6827">
      <w:pPr>
        <w:snapToGrid w:val="0"/>
        <w:spacing w:before="60" w:after="60" w:line="312" w:lineRule="auto"/>
        <w:rPr>
          <w:rFonts w:ascii="黑体" w:eastAsia="黑体" w:hAnsi="黑体" w:hint="eastAsia"/>
          <w:color w:val="000000"/>
          <w:szCs w:val="21"/>
        </w:rPr>
      </w:pPr>
      <w:ins w:id="77" w:author="龙 雨" w:date="2022-09-12T12:24:00Z">
        <w:r>
          <w:rPr>
            <w:rFonts w:ascii="黑体" w:eastAsia="黑体" w:hAnsi="黑体" w:hint="eastAsia"/>
            <w:color w:val="000000"/>
            <w:szCs w:val="21"/>
          </w:rPr>
          <w:t>（这张</w:t>
        </w:r>
      </w:ins>
      <w:ins w:id="78" w:author="龙 雨" w:date="2022-09-12T12:26:00Z">
        <w:r>
          <w:rPr>
            <w:rFonts w:ascii="黑体" w:eastAsia="黑体" w:hAnsi="黑体" w:hint="eastAsia"/>
            <w:color w:val="000000"/>
            <w:szCs w:val="21"/>
          </w:rPr>
          <w:t>图的名字需要通俗，可以改成毕业生想从事的行业意向</w:t>
        </w:r>
      </w:ins>
      <w:ins w:id="79" w:author="龙 雨" w:date="2022-09-12T13:12:00Z">
        <w:r w:rsidR="001E0DFB">
          <w:rPr>
            <w:rFonts w:ascii="黑体" w:eastAsia="黑体" w:hAnsi="黑体" w:hint="eastAsia"/>
            <w:color w:val="000000"/>
            <w:szCs w:val="21"/>
          </w:rPr>
          <w:t>，右下角有一大块空白，可以再摆一张图</w:t>
        </w:r>
      </w:ins>
      <w:ins w:id="80" w:author="龙 雨" w:date="2022-09-12T12:24:00Z">
        <w:r>
          <w:rPr>
            <w:rFonts w:ascii="黑体" w:eastAsia="黑体" w:hAnsi="黑体" w:hint="eastAsia"/>
            <w:color w:val="000000"/>
            <w:szCs w:val="21"/>
          </w:rPr>
          <w:t>）</w:t>
        </w:r>
      </w:ins>
    </w:p>
    <w:p w14:paraId="4B0D3BAD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55B73F47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593AB1">
        <w:rPr>
          <w:rFonts w:ascii="黑体" w:eastAsia="黑体" w:hAnsi="黑体"/>
          <w:color w:val="000000"/>
          <w:szCs w:val="21"/>
        </w:rPr>
        <w:lastRenderedPageBreak/>
        <w:t>互联网行业内部的跳槽现象</w:t>
      </w:r>
      <w:r w:rsidRPr="00593AB1">
        <w:rPr>
          <w:rFonts w:ascii="黑体" w:eastAsia="黑体" w:hAnsi="黑体" w:hint="eastAsia"/>
          <w:color w:val="000000"/>
          <w:szCs w:val="21"/>
        </w:rPr>
        <w:t>，则更是一种在大厂之间的“兜兜转转”。</w:t>
      </w:r>
      <w:r w:rsidRPr="00593AB1">
        <w:rPr>
          <w:rFonts w:ascii="黑体" w:eastAsia="黑体" w:hAnsi="黑体"/>
          <w:color w:val="000000"/>
          <w:szCs w:val="21"/>
        </w:rPr>
        <w:t>数据</w:t>
      </w:r>
      <w:r w:rsidRPr="001017DE">
        <w:rPr>
          <w:rFonts w:ascii="黑体" w:eastAsia="黑体" w:hAnsi="黑体"/>
          <w:color w:val="000000"/>
          <w:szCs w:val="21"/>
        </w:rPr>
        <w:t>显示，互联网行业工作压力繁重，跳槽的人不在少数，但流向的公司大多也是互联网大厂，可谓“刚出狼穴，又入虎口”</w:t>
      </w:r>
      <w:r>
        <w:rPr>
          <w:rFonts w:ascii="黑体" w:eastAsia="黑体" w:hAnsi="黑体" w:hint="eastAsia"/>
          <w:color w:val="000000"/>
          <w:szCs w:val="21"/>
        </w:rPr>
        <w:t>，</w:t>
      </w:r>
      <w:r w:rsidRPr="008961A7">
        <w:rPr>
          <w:rFonts w:ascii="黑体" w:eastAsia="黑体" w:hAnsi="黑体" w:hint="eastAsia"/>
          <w:szCs w:val="21"/>
        </w:rPr>
        <w:t>互联网公司的员工</w:t>
      </w:r>
      <w:r>
        <w:rPr>
          <w:rFonts w:ascii="黑体" w:eastAsia="黑体" w:hAnsi="黑体" w:hint="eastAsia"/>
          <w:szCs w:val="21"/>
        </w:rPr>
        <w:t>似乎对</w:t>
      </w:r>
      <w:r w:rsidRPr="008961A7">
        <w:rPr>
          <w:rFonts w:ascii="黑体" w:eastAsia="黑体" w:hAnsi="黑体" w:hint="eastAsia"/>
          <w:szCs w:val="21"/>
        </w:rPr>
        <w:t>大厂有着执着的追求。</w:t>
      </w:r>
    </w:p>
    <w:p w14:paraId="7203620E" w14:textId="77777777" w:rsidR="003D6827" w:rsidRPr="00855E88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drawing>
          <wp:inline distT="0" distB="0" distL="0" distR="0" wp14:anchorId="701B2A6E" wp14:editId="5D37B818">
            <wp:extent cx="5760720" cy="43205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9612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4AEAE211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但是，“996工作制”与加班文化，让互联网行业</w:t>
      </w:r>
      <w:r>
        <w:rPr>
          <w:rFonts w:ascii="黑体" w:eastAsia="黑体" w:hAnsi="黑体" w:hint="eastAsia"/>
          <w:color w:val="000000"/>
          <w:szCs w:val="21"/>
        </w:rPr>
        <w:t>一次又一次登上舆论的风口浪尖。</w:t>
      </w:r>
    </w:p>
    <w:p w14:paraId="2FEF827D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2021新年前夕，凌晨1点30分的乌鲁木齐很冷，气温接近零下20度。一名22岁的拼多多员工结束了漫长的一天工作，正与同事走在下班路上。突然，她捂住肚子昏倒在地，经六小时急救无效，不幸离世。此后不久，另一年轻拼多多员工在短暂探望父母期间跳楼身亡。</w:t>
      </w:r>
    </w:p>
    <w:p w14:paraId="126DC6DC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“你们看看底层的人民，哪一个不是用命换钱。”中国电商巨头拼多多公司一度声称。</w:t>
      </w:r>
      <w:r>
        <w:rPr>
          <w:rFonts w:ascii="黑体" w:eastAsia="黑体" w:hAnsi="黑体" w:hint="eastAsia"/>
          <w:color w:val="000000"/>
          <w:szCs w:val="21"/>
        </w:rPr>
        <w:t>这让互联网行业的超时工作现象引发更多社会质疑。</w:t>
      </w:r>
    </w:p>
    <w:p w14:paraId="1872AA69" w14:textId="6585EAA1" w:rsidR="003D6827" w:rsidRDefault="003D6827" w:rsidP="003D6827">
      <w:pPr>
        <w:snapToGrid w:val="0"/>
        <w:spacing w:before="60" w:after="60" w:line="312" w:lineRule="auto"/>
        <w:rPr>
          <w:ins w:id="81" w:author="龙 雨" w:date="2022-09-12T12:27:00Z"/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noProof/>
          <w:color w:val="000000"/>
          <w:szCs w:val="21"/>
        </w:rPr>
        <w:lastRenderedPageBreak/>
        <w:drawing>
          <wp:inline distT="0" distB="0" distL="0" distR="0" wp14:anchorId="3D9E4D8E" wp14:editId="7D121C72">
            <wp:extent cx="5760720" cy="6115685"/>
            <wp:effectExtent l="0" t="0" r="5080" b="571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1833" w14:textId="64DCAC13" w:rsidR="00E616A5" w:rsidRDefault="00E616A5" w:rsidP="003D6827">
      <w:pPr>
        <w:snapToGrid w:val="0"/>
        <w:spacing w:before="60" w:after="60" w:line="312" w:lineRule="auto"/>
        <w:rPr>
          <w:rFonts w:ascii="黑体" w:eastAsia="黑体" w:hAnsi="黑体" w:hint="eastAsia"/>
          <w:color w:val="000000"/>
          <w:szCs w:val="21"/>
        </w:rPr>
      </w:pPr>
      <w:ins w:id="82" w:author="龙 雨" w:date="2022-09-12T12:27:00Z">
        <w:r>
          <w:rPr>
            <w:rFonts w:ascii="黑体" w:eastAsia="黑体" w:hAnsi="黑体" w:hint="eastAsia"/>
            <w:color w:val="000000"/>
            <w:szCs w:val="21"/>
          </w:rPr>
          <w:t>（这张图笑脸把字挡住了，可以直接用词云把这个笑脸</w:t>
        </w:r>
      </w:ins>
      <w:ins w:id="83" w:author="龙 雨" w:date="2022-09-12T12:28:00Z">
        <w:r>
          <w:rPr>
            <w:rFonts w:ascii="黑体" w:eastAsia="黑体" w:hAnsi="黑体" w:hint="eastAsia"/>
            <w:color w:val="000000"/>
            <w:szCs w:val="21"/>
          </w:rPr>
          <w:t>显示出来</w:t>
        </w:r>
      </w:ins>
      <w:ins w:id="84" w:author="龙 雨" w:date="2022-09-12T12:27:00Z">
        <w:r>
          <w:rPr>
            <w:rFonts w:ascii="黑体" w:eastAsia="黑体" w:hAnsi="黑体" w:hint="eastAsia"/>
            <w:color w:val="000000"/>
            <w:szCs w:val="21"/>
          </w:rPr>
          <w:t>）</w:t>
        </w:r>
      </w:ins>
    </w:p>
    <w:p w14:paraId="02003260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有调查显示，</w:t>
      </w:r>
      <w:r w:rsidRPr="005E2CA7">
        <w:rPr>
          <w:rFonts w:ascii="黑体" w:eastAsia="黑体" w:hAnsi="黑体"/>
          <w:color w:val="FFC000"/>
          <w:szCs w:val="21"/>
        </w:rPr>
        <w:t>61%</w:t>
      </w:r>
      <w:r w:rsidRPr="001017DE">
        <w:rPr>
          <w:rFonts w:ascii="黑体" w:eastAsia="黑体" w:hAnsi="黑体"/>
          <w:color w:val="000000"/>
          <w:szCs w:val="21"/>
        </w:rPr>
        <w:t>的互联网公司员工都加班至9点后，只有</w:t>
      </w:r>
      <w:r w:rsidRPr="005E2CA7">
        <w:rPr>
          <w:rFonts w:ascii="黑体" w:eastAsia="黑体" w:hAnsi="黑体"/>
          <w:color w:val="FFC000"/>
          <w:szCs w:val="21"/>
        </w:rPr>
        <w:t>13%</w:t>
      </w:r>
      <w:r w:rsidRPr="001017DE">
        <w:rPr>
          <w:rFonts w:ascii="黑体" w:eastAsia="黑体" w:hAnsi="黑体"/>
          <w:color w:val="000000"/>
          <w:szCs w:val="21"/>
        </w:rPr>
        <w:t>的互联网人能够在6点准时下班。</w:t>
      </w:r>
    </w:p>
    <w:p w14:paraId="5C993124" w14:textId="18072A70" w:rsidR="003D6827" w:rsidRDefault="003D6827" w:rsidP="003D6827">
      <w:pPr>
        <w:snapToGrid w:val="0"/>
        <w:spacing w:before="60" w:after="60" w:line="312" w:lineRule="auto"/>
        <w:rPr>
          <w:ins w:id="85" w:author="龙 雨" w:date="2022-09-06T15:17:00Z"/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我们分析了</w:t>
      </w:r>
      <w:r w:rsidRPr="001017DE">
        <w:rPr>
          <w:rFonts w:ascii="黑体" w:eastAsia="黑体" w:hAnsi="黑体"/>
          <w:color w:val="000000"/>
          <w:szCs w:val="21"/>
        </w:rPr>
        <w:t>3848份</w:t>
      </w:r>
      <w:r>
        <w:rPr>
          <w:rFonts w:ascii="黑体" w:eastAsia="黑体" w:hAnsi="黑体"/>
          <w:color w:val="000000"/>
          <w:szCs w:val="21"/>
        </w:rPr>
        <w:t>“W</w:t>
      </w:r>
      <w:r>
        <w:rPr>
          <w:rFonts w:ascii="黑体" w:eastAsia="黑体" w:hAnsi="黑体" w:hint="eastAsia"/>
          <w:color w:val="000000"/>
          <w:szCs w:val="21"/>
        </w:rPr>
        <w:t>orker</w:t>
      </w:r>
      <w:r>
        <w:rPr>
          <w:rFonts w:ascii="黑体" w:eastAsia="黑体" w:hAnsi="黑体"/>
          <w:color w:val="000000"/>
          <w:szCs w:val="21"/>
        </w:rPr>
        <w:t xml:space="preserve"> lives matter</w:t>
      </w:r>
      <w:r>
        <w:rPr>
          <w:rFonts w:ascii="黑体" w:eastAsia="黑体" w:hAnsi="黑体" w:hint="eastAsia"/>
          <w:color w:val="000000"/>
          <w:szCs w:val="21"/>
        </w:rPr>
        <w:t>”</w:t>
      </w:r>
      <w:r w:rsidRPr="001017DE">
        <w:rPr>
          <w:rFonts w:ascii="黑体" w:eastAsia="黑体" w:hAnsi="黑体" w:hint="eastAsia"/>
          <w:color w:val="000000"/>
          <w:szCs w:val="21"/>
        </w:rPr>
        <w:t>劳</w:t>
      </w:r>
      <w:r w:rsidRPr="001017DE">
        <w:rPr>
          <w:rFonts w:ascii="黑体" w:eastAsia="黑体" w:hAnsi="黑体"/>
          <w:color w:val="000000"/>
          <w:szCs w:val="21"/>
        </w:rPr>
        <w:t>工权益调查问卷（截至2021年10月28日），</w:t>
      </w:r>
      <w:r>
        <w:rPr>
          <w:rFonts w:ascii="黑体" w:eastAsia="黑体" w:hAnsi="黑体" w:hint="eastAsia"/>
          <w:color w:val="000000"/>
          <w:szCs w:val="21"/>
        </w:rPr>
        <w:t>计算得出，</w:t>
      </w:r>
      <w:r w:rsidRPr="001017DE">
        <w:rPr>
          <w:rFonts w:ascii="黑体" w:eastAsia="黑体" w:hAnsi="黑体"/>
          <w:color w:val="000000"/>
          <w:szCs w:val="21"/>
        </w:rPr>
        <w:t>互联网</w:t>
      </w:r>
      <w:r>
        <w:rPr>
          <w:rFonts w:ascii="黑体" w:eastAsia="黑体" w:hAnsi="黑体" w:hint="eastAsia"/>
          <w:color w:val="000000"/>
          <w:szCs w:val="21"/>
        </w:rPr>
        <w:t>公司</w:t>
      </w:r>
      <w:r w:rsidRPr="001017DE">
        <w:rPr>
          <w:rFonts w:ascii="黑体" w:eastAsia="黑体" w:hAnsi="黑体"/>
          <w:color w:val="000000"/>
          <w:szCs w:val="21"/>
        </w:rPr>
        <w:t>的日均工作时长为</w:t>
      </w:r>
      <w:r w:rsidRPr="005E2CA7">
        <w:rPr>
          <w:rFonts w:ascii="黑体" w:eastAsia="黑体" w:hAnsi="黑体"/>
          <w:color w:val="FFC000"/>
          <w:szCs w:val="21"/>
        </w:rPr>
        <w:t>10小时28分钟15秒</w:t>
      </w:r>
      <w:r w:rsidRPr="001017DE">
        <w:rPr>
          <w:rFonts w:ascii="黑体" w:eastAsia="黑体" w:hAnsi="黑体"/>
          <w:color w:val="000000"/>
          <w:szCs w:val="21"/>
        </w:rPr>
        <w:t>，远超《中华人民共和国劳动法》所规定的8小时工作时间。如果计算每周工作时长，则为</w:t>
      </w:r>
      <w:r>
        <w:rPr>
          <w:rFonts w:ascii="黑体" w:eastAsia="黑体" w:hAnsi="黑体"/>
          <w:color w:val="000000"/>
          <w:szCs w:val="21"/>
        </w:rPr>
        <w:t>52</w:t>
      </w:r>
      <w:r w:rsidRPr="001017DE">
        <w:rPr>
          <w:rFonts w:ascii="黑体" w:eastAsia="黑体" w:hAnsi="黑体"/>
          <w:color w:val="000000"/>
          <w:szCs w:val="21"/>
        </w:rPr>
        <w:t>小时</w:t>
      </w:r>
      <w:r>
        <w:rPr>
          <w:rFonts w:ascii="黑体" w:eastAsia="黑体" w:hAnsi="黑体"/>
          <w:color w:val="000000"/>
          <w:szCs w:val="21"/>
        </w:rPr>
        <w:t>21</w:t>
      </w:r>
      <w:r w:rsidRPr="001017DE">
        <w:rPr>
          <w:rFonts w:ascii="黑体" w:eastAsia="黑体" w:hAnsi="黑体"/>
          <w:color w:val="000000"/>
          <w:szCs w:val="21"/>
        </w:rPr>
        <w:t>分钟</w:t>
      </w:r>
      <w:r>
        <w:rPr>
          <w:rFonts w:ascii="黑体" w:eastAsia="黑体" w:hAnsi="黑体"/>
          <w:color w:val="000000"/>
          <w:szCs w:val="21"/>
        </w:rPr>
        <w:t>15</w:t>
      </w:r>
      <w:r w:rsidRPr="001017DE">
        <w:rPr>
          <w:rFonts w:ascii="黑体" w:eastAsia="黑体" w:hAnsi="黑体"/>
          <w:color w:val="000000"/>
          <w:szCs w:val="21"/>
        </w:rPr>
        <w:t>秒</w:t>
      </w:r>
      <w:r>
        <w:rPr>
          <w:rFonts w:ascii="黑体" w:eastAsia="黑体" w:hAnsi="黑体" w:hint="eastAsia"/>
          <w:color w:val="000000"/>
          <w:szCs w:val="21"/>
        </w:rPr>
        <w:t>（假设工作一周5天）</w:t>
      </w:r>
      <w:r w:rsidRPr="001017DE">
        <w:rPr>
          <w:rFonts w:ascii="黑体" w:eastAsia="黑体" w:hAnsi="黑体"/>
          <w:color w:val="000000"/>
          <w:szCs w:val="21"/>
        </w:rPr>
        <w:t>，而劳动法规定“平均每周工作时间不超过44小时”</w:t>
      </w:r>
      <w:r>
        <w:rPr>
          <w:rFonts w:ascii="黑体" w:eastAsia="黑体" w:hAnsi="黑体" w:hint="eastAsia"/>
          <w:color w:val="000000"/>
          <w:szCs w:val="21"/>
        </w:rPr>
        <w:t>。</w:t>
      </w:r>
    </w:p>
    <w:p w14:paraId="65F3CC79" w14:textId="3D875EF5" w:rsidR="00807485" w:rsidRDefault="00807485" w:rsidP="003D6827">
      <w:pPr>
        <w:snapToGrid w:val="0"/>
        <w:spacing w:before="60" w:after="60" w:line="312" w:lineRule="auto"/>
        <w:rPr>
          <w:ins w:id="86" w:author="龙 雨" w:date="2022-09-06T15:17:00Z"/>
          <w:rFonts w:ascii="黑体" w:eastAsia="黑体" w:hAnsi="黑体"/>
          <w:color w:val="000000"/>
          <w:szCs w:val="21"/>
        </w:rPr>
      </w:pPr>
    </w:p>
    <w:p w14:paraId="0D52BA98" w14:textId="761AA26F" w:rsidR="00807485" w:rsidRDefault="00807485" w:rsidP="003D6827">
      <w:pPr>
        <w:snapToGrid w:val="0"/>
        <w:spacing w:before="60" w:after="60" w:line="312" w:lineRule="auto"/>
        <w:rPr>
          <w:ins w:id="87" w:author="龙 雨" w:date="2022-09-06T15:47:00Z"/>
          <w:rFonts w:ascii="黑体" w:eastAsia="黑体" w:hAnsi="黑体"/>
          <w:color w:val="000000"/>
          <w:szCs w:val="21"/>
        </w:rPr>
      </w:pPr>
      <w:ins w:id="88" w:author="龙 雨" w:date="2022-09-06T15:17:00Z">
        <w:r>
          <w:rPr>
            <w:rFonts w:ascii="黑体" w:eastAsia="黑体" w:hAnsi="黑体" w:hint="eastAsia"/>
            <w:color w:val="000000"/>
            <w:szCs w:val="21"/>
          </w:rPr>
          <w:t>公司</w:t>
        </w:r>
      </w:ins>
      <w:ins w:id="89" w:author="龙 雨" w:date="2022-09-06T15:18:00Z">
        <w:r>
          <w:rPr>
            <w:rFonts w:ascii="黑体" w:eastAsia="黑体" w:hAnsi="黑体" w:hint="eastAsia"/>
            <w:color w:val="000000"/>
            <w:szCs w:val="21"/>
          </w:rPr>
          <w:t>经常要求2</w:t>
        </w:r>
        <w:r>
          <w:rPr>
            <w:rFonts w:ascii="黑体" w:eastAsia="黑体" w:hAnsi="黑体"/>
            <w:color w:val="000000"/>
            <w:szCs w:val="21"/>
          </w:rPr>
          <w:t>4</w:t>
        </w:r>
        <w:r>
          <w:rPr>
            <w:rFonts w:ascii="黑体" w:eastAsia="黑体" w:hAnsi="黑体" w:hint="eastAsia"/>
            <w:color w:val="000000"/>
            <w:szCs w:val="21"/>
          </w:rPr>
          <w:t>小时“o</w:t>
        </w:r>
        <w:r>
          <w:rPr>
            <w:rFonts w:ascii="黑体" w:eastAsia="黑体" w:hAnsi="黑体"/>
            <w:color w:val="000000"/>
            <w:szCs w:val="21"/>
          </w:rPr>
          <w:t>ncall</w:t>
        </w:r>
        <w:r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90" w:author="龙 雨" w:date="2022-09-06T15:19:00Z">
        <w:r>
          <w:rPr>
            <w:rFonts w:ascii="黑体" w:eastAsia="黑体" w:hAnsi="黑体" w:hint="eastAsia"/>
            <w:color w:val="000000"/>
            <w:szCs w:val="21"/>
          </w:rPr>
          <w:t>（</w:t>
        </w:r>
      </w:ins>
      <w:ins w:id="91" w:author="龙 雨" w:date="2022-09-06T15:27:00Z">
        <w:r w:rsidR="00365E99">
          <w:rPr>
            <w:rFonts w:ascii="黑体" w:eastAsia="黑体" w:hAnsi="黑体" w:hint="eastAsia"/>
            <w:color w:val="000000"/>
            <w:szCs w:val="21"/>
          </w:rPr>
          <w:t>“</w:t>
        </w:r>
        <w:r w:rsidR="00365E99" w:rsidRPr="00365E99">
          <w:rPr>
            <w:rFonts w:ascii="黑体" w:eastAsia="黑体" w:hAnsi="黑体" w:hint="eastAsia"/>
            <w:color w:val="000000"/>
            <w:szCs w:val="21"/>
          </w:rPr>
          <w:t>5，随时on call</w:t>
        </w:r>
        <w:r w:rsidR="00365E99">
          <w:rPr>
            <w:rFonts w:ascii="黑体" w:eastAsia="黑体" w:hAnsi="黑体" w:hint="eastAsia"/>
            <w:color w:val="000000"/>
            <w:szCs w:val="21"/>
          </w:rPr>
          <w:t>”；</w:t>
        </w:r>
      </w:ins>
      <w:ins w:id="92" w:author="龙 雨" w:date="2022-09-06T15:19:00Z">
        <w:r>
          <w:rPr>
            <w:rFonts w:ascii="黑体" w:eastAsia="黑体" w:hAnsi="黑体" w:hint="eastAsia"/>
            <w:color w:val="000000"/>
            <w:szCs w:val="21"/>
          </w:rPr>
          <w:t>）</w:t>
        </w:r>
      </w:ins>
      <w:ins w:id="93" w:author="龙 雨" w:date="2022-09-06T15:18:00Z">
        <w:r>
          <w:rPr>
            <w:rFonts w:ascii="黑体" w:eastAsia="黑体" w:hAnsi="黑体" w:hint="eastAsia"/>
            <w:color w:val="000000"/>
            <w:szCs w:val="21"/>
          </w:rPr>
          <w:t>；</w:t>
        </w:r>
      </w:ins>
      <w:ins w:id="94" w:author="龙 雨" w:date="2022-09-06T15:19:00Z">
        <w:r>
          <w:rPr>
            <w:rFonts w:ascii="黑体" w:eastAsia="黑体" w:hAnsi="黑体" w:hint="eastAsia"/>
            <w:color w:val="000000"/>
            <w:szCs w:val="21"/>
          </w:rPr>
          <w:t>项目制（“</w:t>
        </w:r>
        <w:r w:rsidRPr="00807485">
          <w:rPr>
            <w:rFonts w:ascii="黑体" w:eastAsia="黑体" w:hAnsi="黑体" w:hint="eastAsia"/>
            <w:color w:val="000000"/>
            <w:szCs w:val="21"/>
          </w:rPr>
          <w:t>如果赶项目天天007</w:t>
        </w:r>
        <w:r>
          <w:rPr>
            <w:rFonts w:ascii="黑体" w:eastAsia="黑体" w:hAnsi="黑体" w:hint="eastAsia"/>
            <w:color w:val="000000"/>
            <w:szCs w:val="21"/>
          </w:rPr>
          <w:t>”；</w:t>
        </w:r>
      </w:ins>
      <w:ins w:id="95" w:author="龙 雨" w:date="2022-09-06T15:22:00Z">
        <w:r>
          <w:rPr>
            <w:rFonts w:ascii="黑体" w:eastAsia="黑体" w:hAnsi="黑体" w:hint="eastAsia"/>
            <w:color w:val="000000"/>
            <w:szCs w:val="21"/>
          </w:rPr>
          <w:t>“</w:t>
        </w:r>
      </w:ins>
      <w:ins w:id="96" w:author="龙 雨" w:date="2022-09-06T15:23:00Z">
        <w:r w:rsidR="00365E99" w:rsidRPr="00365E99">
          <w:rPr>
            <w:rFonts w:ascii="黑体" w:eastAsia="黑体" w:hAnsi="黑体" w:hint="eastAsia"/>
            <w:color w:val="000000"/>
            <w:szCs w:val="21"/>
          </w:rPr>
          <w:t>周期性，赶项目进度就会一周六天</w:t>
        </w:r>
      </w:ins>
      <w:ins w:id="97" w:author="龙 雨" w:date="2022-09-06T15:22:00Z">
        <w:r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98" w:author="龙 雨" w:date="2022-09-06T15:23:00Z">
        <w:r w:rsidR="00365E99">
          <w:rPr>
            <w:rFonts w:ascii="黑体" w:eastAsia="黑体" w:hAnsi="黑体" w:hint="eastAsia"/>
            <w:color w:val="000000"/>
            <w:szCs w:val="21"/>
          </w:rPr>
          <w:t>；</w:t>
        </w:r>
      </w:ins>
      <w:ins w:id="99" w:author="龙 雨" w:date="2022-09-06T15:24:00Z">
        <w:r w:rsidR="00365E99">
          <w:rPr>
            <w:rFonts w:ascii="黑体" w:eastAsia="黑体" w:hAnsi="黑体" w:hint="eastAsia"/>
            <w:color w:val="000000"/>
            <w:szCs w:val="21"/>
          </w:rPr>
          <w:t>“</w:t>
        </w:r>
        <w:r w:rsidR="00365E99" w:rsidRPr="00365E99">
          <w:rPr>
            <w:rFonts w:ascii="黑体" w:eastAsia="黑体" w:hAnsi="黑体" w:hint="eastAsia"/>
            <w:color w:val="000000"/>
            <w:szCs w:val="21"/>
          </w:rPr>
          <w:t>根据项目不同，加班天数会变化</w:t>
        </w:r>
        <w:r w:rsidR="00365E99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0" w:author="龙 雨" w:date="2022-09-06T15:26:00Z">
        <w:r w:rsidR="00365E99">
          <w:rPr>
            <w:rFonts w:ascii="黑体" w:eastAsia="黑体" w:hAnsi="黑体" w:hint="eastAsia"/>
            <w:color w:val="000000"/>
            <w:szCs w:val="21"/>
          </w:rPr>
          <w:t>；“</w:t>
        </w:r>
        <w:r w:rsidR="00365E99" w:rsidRPr="00365E99">
          <w:rPr>
            <w:rFonts w:ascii="黑体" w:eastAsia="黑体" w:hAnsi="黑体" w:hint="eastAsia"/>
            <w:color w:val="000000"/>
            <w:szCs w:val="21"/>
          </w:rPr>
          <w:t>5天，但是下班时间随叫随到，哪怕凌晨3点钟，通宵不在话下</w:t>
        </w:r>
        <w:r w:rsidR="00365E99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1" w:author="龙 雨" w:date="2022-09-06T15:27:00Z">
        <w:r w:rsidR="00365E99">
          <w:rPr>
            <w:rFonts w:ascii="黑体" w:eastAsia="黑体" w:hAnsi="黑体" w:hint="eastAsia"/>
            <w:color w:val="000000"/>
            <w:szCs w:val="21"/>
          </w:rPr>
          <w:t>；“</w:t>
        </w:r>
        <w:r w:rsidR="00365E99" w:rsidRPr="00365E99">
          <w:rPr>
            <w:rFonts w:ascii="黑体" w:eastAsia="黑体" w:hAnsi="黑体" w:hint="eastAsia"/>
            <w:color w:val="000000"/>
            <w:szCs w:val="21"/>
          </w:rPr>
          <w:t>5，进项目后基本7</w:t>
        </w:r>
        <w:r w:rsidR="00365E99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2" w:author="龙 雨" w:date="2022-09-06T15:28:00Z">
        <w:r w:rsidR="00FC1AB8">
          <w:rPr>
            <w:rFonts w:ascii="黑体" w:eastAsia="黑体" w:hAnsi="黑体" w:hint="eastAsia"/>
            <w:color w:val="000000"/>
            <w:szCs w:val="21"/>
          </w:rPr>
          <w:t>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（实际周末都要带电脑，随时改东西的）</w:t>
        </w:r>
        <w:r w:rsidR="00FC1AB8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3" w:author="龙 雨" w:date="2022-09-06T15:29:00Z">
        <w:r w:rsidR="00FC1AB8">
          <w:rPr>
            <w:rFonts w:ascii="黑体" w:eastAsia="黑体" w:hAnsi="黑体" w:hint="eastAsia"/>
            <w:color w:val="000000"/>
            <w:szCs w:val="21"/>
          </w:rPr>
          <w:t>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很多需求密集的组长期7天赶进度</w:t>
        </w:r>
        <w:r w:rsidR="00FC1AB8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4" w:author="龙 雨" w:date="2022-09-06T15:31:00Z">
        <w:r w:rsidR="00FC1AB8">
          <w:rPr>
            <w:rFonts w:ascii="黑体" w:eastAsia="黑体" w:hAnsi="黑体" w:hint="eastAsia"/>
            <w:color w:val="000000"/>
            <w:szCs w:val="21"/>
          </w:rPr>
          <w:t>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7 双休照常  只是在家办公</w:t>
        </w:r>
        <w:r w:rsidR="00FC1AB8">
          <w:rPr>
            <w:rFonts w:ascii="黑体" w:eastAsia="黑体" w:hAnsi="黑体" w:hint="eastAsia"/>
            <w:color w:val="000000"/>
            <w:szCs w:val="21"/>
          </w:rPr>
          <w:t>”；“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5(周末 on call)</w:t>
        </w:r>
        <w:r w:rsidR="00FC1AB8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5" w:author="龙 雨" w:date="2022-09-06T15:32:00Z">
        <w:r w:rsidR="00FC1AB8">
          <w:rPr>
            <w:rFonts w:ascii="黑体" w:eastAsia="黑体" w:hAnsi="黑体" w:hint="eastAsia"/>
            <w:color w:val="000000"/>
            <w:szCs w:val="21"/>
          </w:rPr>
          <w:t>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5，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lastRenderedPageBreak/>
          <w:t>周末需要在线</w:t>
        </w:r>
        <w:r w:rsidR="00FC1AB8">
          <w:rPr>
            <w:rFonts w:ascii="黑体" w:eastAsia="黑体" w:hAnsi="黑体" w:hint="eastAsia"/>
            <w:color w:val="000000"/>
            <w:szCs w:val="21"/>
          </w:rPr>
          <w:t>”；“</w:t>
        </w:r>
        <w:r w:rsidR="00FC1AB8" w:rsidRPr="00FC1AB8">
          <w:rPr>
            <w:rFonts w:ascii="黑体" w:eastAsia="黑体" w:hAnsi="黑体" w:hint="eastAsia"/>
            <w:color w:val="000000"/>
            <w:szCs w:val="21"/>
          </w:rPr>
          <w:t>5 周末有各种大大小小的事情 最常见的是画ppt</w:t>
        </w:r>
        <w:r w:rsidR="00FC1AB8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6" w:author="龙 雨" w:date="2022-09-06T15:33:00Z">
        <w:r w:rsidR="008C050F">
          <w:rPr>
            <w:rFonts w:ascii="黑体" w:eastAsia="黑体" w:hAnsi="黑体" w:hint="eastAsia"/>
            <w:color w:val="000000"/>
            <w:szCs w:val="21"/>
          </w:rPr>
          <w:t>；“</w:t>
        </w:r>
        <w:r w:rsidR="008C050F" w:rsidRPr="008C050F">
          <w:rPr>
            <w:rFonts w:ascii="黑体" w:eastAsia="黑体" w:hAnsi="黑体" w:hint="eastAsia"/>
            <w:color w:val="000000"/>
            <w:szCs w:val="21"/>
          </w:rPr>
          <w:t>周末需24小时在线</w:t>
        </w:r>
        <w:r w:rsidR="008C050F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7" w:author="龙 雨" w:date="2022-09-06T15:34:00Z">
        <w:r w:rsidR="008C050F">
          <w:rPr>
            <w:rFonts w:ascii="黑体" w:eastAsia="黑体" w:hAnsi="黑体" w:hint="eastAsia"/>
            <w:color w:val="000000"/>
            <w:szCs w:val="21"/>
          </w:rPr>
          <w:t>；“</w:t>
        </w:r>
        <w:r w:rsidR="008C050F" w:rsidRPr="008C050F">
          <w:rPr>
            <w:rFonts w:ascii="黑体" w:eastAsia="黑体" w:hAnsi="黑体" w:hint="eastAsia"/>
            <w:color w:val="000000"/>
            <w:szCs w:val="21"/>
          </w:rPr>
          <w:t>项目紧周末要加班</w:t>
        </w:r>
        <w:r w:rsidR="008C050F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8" w:author="龙 雨" w:date="2022-09-06T15:35:00Z">
        <w:r w:rsidR="008C050F">
          <w:rPr>
            <w:rFonts w:ascii="黑体" w:eastAsia="黑体" w:hAnsi="黑体" w:hint="eastAsia"/>
            <w:color w:val="000000"/>
            <w:szCs w:val="21"/>
          </w:rPr>
          <w:t>；“</w:t>
        </w:r>
        <w:r w:rsidR="008C050F" w:rsidRPr="008C050F">
          <w:rPr>
            <w:rFonts w:ascii="黑体" w:eastAsia="黑体" w:hAnsi="黑体" w:hint="eastAsia"/>
            <w:color w:val="000000"/>
            <w:szCs w:val="21"/>
          </w:rPr>
          <w:t>电脑带回家处理</w:t>
        </w:r>
        <w:r w:rsidR="008C050F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09" w:author="龙 雨" w:date="2022-09-06T15:39:00Z">
        <w:r w:rsidR="000B4F6D">
          <w:rPr>
            <w:rFonts w:ascii="黑体" w:eastAsia="黑体" w:hAnsi="黑体" w:hint="eastAsia"/>
            <w:color w:val="000000"/>
            <w:szCs w:val="21"/>
          </w:rPr>
          <w:t>；“</w:t>
        </w:r>
        <w:r w:rsidR="000B4F6D" w:rsidRPr="000B4F6D">
          <w:rPr>
            <w:rFonts w:ascii="黑体" w:eastAsia="黑体" w:hAnsi="黑体" w:hint="eastAsia"/>
            <w:color w:val="000000"/>
            <w:szCs w:val="21"/>
          </w:rPr>
          <w:t>周末经常出差或wfh跟进项目</w:t>
        </w:r>
        <w:r w:rsidR="000B4F6D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10" w:author="龙 雨" w:date="2022-09-06T15:43:00Z">
        <w:r w:rsidR="00013629">
          <w:rPr>
            <w:rFonts w:ascii="黑体" w:eastAsia="黑体" w:hAnsi="黑体" w:hint="eastAsia"/>
            <w:color w:val="000000"/>
            <w:szCs w:val="21"/>
          </w:rPr>
          <w:t>：“</w:t>
        </w:r>
        <w:r w:rsidR="00013629" w:rsidRPr="00013629">
          <w:rPr>
            <w:rFonts w:ascii="黑体" w:eastAsia="黑体" w:hAnsi="黑体" w:hint="eastAsia"/>
            <w:color w:val="000000"/>
            <w:szCs w:val="21"/>
          </w:rPr>
          <w:t>上线前根据项目情况996，也加班到两三点过</w:t>
        </w:r>
        <w:r w:rsidR="00013629">
          <w:rPr>
            <w:rFonts w:ascii="黑体" w:eastAsia="黑体" w:hAnsi="黑体" w:hint="eastAsia"/>
            <w:color w:val="000000"/>
            <w:szCs w:val="21"/>
          </w:rPr>
          <w:t>”；“</w:t>
        </w:r>
        <w:r w:rsidR="00013629" w:rsidRPr="00013629">
          <w:rPr>
            <w:rFonts w:ascii="黑体" w:eastAsia="黑体" w:hAnsi="黑体" w:hint="eastAsia"/>
            <w:color w:val="000000"/>
            <w:szCs w:val="21"/>
          </w:rPr>
          <w:t>休息日只是换个地点工作</w:t>
        </w:r>
        <w:r w:rsidR="00013629">
          <w:rPr>
            <w:rFonts w:ascii="黑体" w:eastAsia="黑体" w:hAnsi="黑体" w:hint="eastAsia"/>
            <w:color w:val="000000"/>
            <w:szCs w:val="21"/>
          </w:rPr>
          <w:t>”；“</w:t>
        </w:r>
        <w:r w:rsidR="00013629" w:rsidRPr="00013629">
          <w:rPr>
            <w:rFonts w:ascii="黑体" w:eastAsia="黑体" w:hAnsi="黑体" w:hint="eastAsia"/>
            <w:color w:val="000000"/>
            <w:szCs w:val="21"/>
          </w:rPr>
          <w:t>实际周六日也是带工作放假不用来办公室而已</w:t>
        </w:r>
        <w:r w:rsidR="00013629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11" w:author="龙 雨" w:date="2022-09-06T15:44:00Z">
        <w:r w:rsidR="00013629">
          <w:rPr>
            <w:rFonts w:ascii="黑体" w:eastAsia="黑体" w:hAnsi="黑体" w:hint="eastAsia"/>
            <w:color w:val="000000"/>
            <w:szCs w:val="21"/>
          </w:rPr>
          <w:t>：“</w:t>
        </w:r>
        <w:r w:rsidR="00013629" w:rsidRPr="00013629">
          <w:rPr>
            <w:rFonts w:ascii="黑体" w:eastAsia="黑体" w:hAnsi="黑体" w:hint="eastAsia"/>
            <w:color w:val="000000"/>
            <w:szCs w:val="21"/>
          </w:rPr>
          <w:t>周末/节假日保持响应</w:t>
        </w:r>
        <w:r w:rsidR="00013629"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12" w:author="龙 雨" w:date="2022-09-06T15:19:00Z">
        <w:r>
          <w:rPr>
            <w:rFonts w:ascii="黑体" w:eastAsia="黑体" w:hAnsi="黑体" w:hint="eastAsia"/>
            <w:color w:val="000000"/>
            <w:szCs w:val="21"/>
          </w:rPr>
          <w:t>）</w:t>
        </w:r>
      </w:ins>
      <w:ins w:id="113" w:author="龙 雨" w:date="2022-09-06T15:22:00Z">
        <w:r>
          <w:rPr>
            <w:rFonts w:ascii="黑体" w:eastAsia="黑体" w:hAnsi="黑体" w:hint="eastAsia"/>
            <w:color w:val="000000"/>
            <w:szCs w:val="21"/>
          </w:rPr>
          <w:t>；大小周</w:t>
        </w:r>
      </w:ins>
      <w:ins w:id="114" w:author="龙 雨" w:date="2022-09-06T15:49:00Z">
        <w:r w:rsidR="003A4D8F">
          <w:rPr>
            <w:rFonts w:ascii="黑体" w:eastAsia="黑体" w:hAnsi="黑体" w:hint="eastAsia"/>
            <w:color w:val="000000"/>
            <w:szCs w:val="21"/>
          </w:rPr>
          <w:t>；“</w:t>
        </w:r>
        <w:r w:rsidR="003A4D8F" w:rsidRPr="003A4D8F">
          <w:rPr>
            <w:rFonts w:ascii="黑体" w:eastAsia="黑体" w:hAnsi="黑体" w:hint="eastAsia"/>
            <w:color w:val="000000"/>
            <w:szCs w:val="21"/>
          </w:rPr>
          <w:t>5天，紧急且重要的项目会间歇性996</w:t>
        </w:r>
        <w:r w:rsidR="003A4D8F">
          <w:rPr>
            <w:rFonts w:ascii="黑体" w:eastAsia="黑体" w:hAnsi="黑体" w:hint="eastAsia"/>
            <w:color w:val="000000"/>
            <w:szCs w:val="21"/>
          </w:rPr>
          <w:t>”</w:t>
        </w:r>
      </w:ins>
    </w:p>
    <w:p w14:paraId="7F0F6A87" w14:textId="515BBA73" w:rsidR="00013629" w:rsidRDefault="00013629" w:rsidP="003D6827">
      <w:pPr>
        <w:snapToGrid w:val="0"/>
        <w:spacing w:before="60" w:after="60" w:line="312" w:lineRule="auto"/>
        <w:rPr>
          <w:ins w:id="115" w:author="龙 雨" w:date="2022-09-06T15:47:00Z"/>
          <w:rFonts w:ascii="黑体" w:eastAsia="黑体" w:hAnsi="黑体"/>
          <w:color w:val="000000"/>
          <w:szCs w:val="21"/>
        </w:rPr>
      </w:pPr>
    </w:p>
    <w:p w14:paraId="470CB242" w14:textId="66F8A367" w:rsidR="00013629" w:rsidRPr="00013629" w:rsidRDefault="00013629" w:rsidP="003D6827">
      <w:pPr>
        <w:snapToGrid w:val="0"/>
        <w:spacing w:before="60" w:after="60" w:line="312" w:lineRule="auto"/>
        <w:rPr>
          <w:ins w:id="116" w:author="龙 雨" w:date="2022-09-06T15:17:00Z"/>
          <w:rFonts w:ascii="黑体" w:eastAsia="黑体" w:hAnsi="黑体"/>
          <w:color w:val="000000"/>
          <w:szCs w:val="21"/>
        </w:rPr>
      </w:pPr>
      <w:ins w:id="117" w:author="龙 雨" w:date="2022-09-06T15:47:00Z">
        <w:r>
          <w:rPr>
            <w:rFonts w:ascii="黑体" w:eastAsia="黑体" w:hAnsi="黑体" w:hint="eastAsia"/>
            <w:color w:val="000000"/>
            <w:szCs w:val="21"/>
          </w:rPr>
          <w:t>“</w:t>
        </w:r>
        <w:r w:rsidRPr="00013629">
          <w:rPr>
            <w:rFonts w:ascii="黑体" w:eastAsia="黑体" w:hAnsi="黑体" w:hint="eastAsia"/>
            <w:color w:val="000000"/>
            <w:szCs w:val="21"/>
          </w:rPr>
          <w:t>不固定，有整体项目时，一般情况下该项目阶段中的一半时间是996或10106，剩余一半时间是965；日常运维或模块实施时普遍一周5天；工作时间弹性很大；</w:t>
        </w:r>
        <w:r>
          <w:rPr>
            <w:rFonts w:ascii="黑体" w:eastAsia="黑体" w:hAnsi="黑体" w:hint="eastAsia"/>
            <w:color w:val="000000"/>
            <w:szCs w:val="21"/>
          </w:rPr>
          <w:t>”</w:t>
        </w:r>
      </w:ins>
    </w:p>
    <w:p w14:paraId="0490742F" w14:textId="4F1A12C1" w:rsidR="00807485" w:rsidRDefault="00807485" w:rsidP="003D6827">
      <w:pPr>
        <w:snapToGrid w:val="0"/>
        <w:spacing w:before="60" w:after="60" w:line="312" w:lineRule="auto"/>
        <w:rPr>
          <w:ins w:id="118" w:author="龙 雨" w:date="2022-09-12T12:28:00Z"/>
          <w:rFonts w:ascii="黑体" w:eastAsia="黑体" w:hAnsi="黑体"/>
          <w:color w:val="000000"/>
          <w:szCs w:val="21"/>
        </w:rPr>
      </w:pPr>
    </w:p>
    <w:p w14:paraId="581EE345" w14:textId="77777777" w:rsidR="00E616A5" w:rsidRPr="00807485" w:rsidRDefault="00E616A5" w:rsidP="003D6827">
      <w:pPr>
        <w:snapToGrid w:val="0"/>
        <w:spacing w:before="60" w:after="60" w:line="312" w:lineRule="auto"/>
        <w:rPr>
          <w:rFonts w:ascii="黑体" w:eastAsia="黑体" w:hAnsi="黑体" w:hint="eastAsia"/>
          <w:color w:val="000000"/>
          <w:szCs w:val="21"/>
        </w:rPr>
      </w:pPr>
    </w:p>
    <w:p w14:paraId="7BFF089F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01FAA4BE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764DE">
        <w:rPr>
          <w:rFonts w:ascii="黑体" w:eastAsia="黑体" w:hAnsi="黑体" w:hint="eastAsia"/>
          <w:color w:val="000000"/>
          <w:szCs w:val="21"/>
        </w:rPr>
        <w:t>互联网公司的员工</w:t>
      </w:r>
      <w:r>
        <w:rPr>
          <w:rFonts w:ascii="黑体" w:eastAsia="黑体" w:hAnsi="黑体" w:hint="eastAsia"/>
          <w:color w:val="000000"/>
          <w:szCs w:val="21"/>
        </w:rPr>
        <w:t>，</w:t>
      </w:r>
      <w:r w:rsidRPr="001764DE">
        <w:rPr>
          <w:rFonts w:ascii="黑体" w:eastAsia="黑体" w:hAnsi="黑体" w:hint="eastAsia"/>
          <w:color w:val="000000"/>
          <w:szCs w:val="21"/>
        </w:rPr>
        <w:t>正在承受着超负荷工作</w:t>
      </w:r>
      <w:r>
        <w:rPr>
          <w:rFonts w:ascii="黑体" w:eastAsia="黑体" w:hAnsi="黑体" w:hint="eastAsia"/>
          <w:color w:val="000000"/>
          <w:szCs w:val="21"/>
        </w:rPr>
        <w:t>。那么，他们的薪酬，真的如神话中所言吗？</w:t>
      </w:r>
    </w:p>
    <w:p w14:paraId="078EAC92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从“</w:t>
      </w:r>
      <w:r>
        <w:rPr>
          <w:rFonts w:ascii="黑体" w:eastAsia="黑体" w:hAnsi="黑体"/>
          <w:color w:val="000000"/>
          <w:szCs w:val="21"/>
        </w:rPr>
        <w:t>W</w:t>
      </w:r>
      <w:r>
        <w:rPr>
          <w:rFonts w:ascii="黑体" w:eastAsia="黑体" w:hAnsi="黑体" w:hint="eastAsia"/>
          <w:color w:val="000000"/>
          <w:szCs w:val="21"/>
        </w:rPr>
        <w:t>orker</w:t>
      </w:r>
      <w:r>
        <w:rPr>
          <w:rFonts w:ascii="黑体" w:eastAsia="黑体" w:hAnsi="黑体"/>
          <w:color w:val="000000"/>
          <w:szCs w:val="21"/>
        </w:rPr>
        <w:t xml:space="preserve"> lives matter</w:t>
      </w:r>
      <w:r w:rsidRPr="001017DE">
        <w:rPr>
          <w:rFonts w:ascii="黑体" w:eastAsia="黑体" w:hAnsi="黑体"/>
          <w:color w:val="000000"/>
          <w:szCs w:val="21"/>
        </w:rPr>
        <w:t>”表格中</w:t>
      </w:r>
      <w:r>
        <w:rPr>
          <w:rFonts w:ascii="黑体" w:eastAsia="黑体" w:hAnsi="黑体" w:hint="eastAsia"/>
          <w:color w:val="000000"/>
          <w:szCs w:val="21"/>
        </w:rPr>
        <w:t>，我们</w:t>
      </w:r>
      <w:r w:rsidRPr="001017DE">
        <w:rPr>
          <w:rFonts w:ascii="黑体" w:eastAsia="黑体" w:hAnsi="黑体"/>
          <w:color w:val="000000"/>
          <w:szCs w:val="21"/>
        </w:rPr>
        <w:t>挑选出10家互联网大厂，结合</w:t>
      </w:r>
      <w:r>
        <w:rPr>
          <w:rFonts w:ascii="黑体" w:eastAsia="黑体" w:hAnsi="黑体"/>
          <w:color w:val="000000"/>
          <w:szCs w:val="21"/>
        </w:rPr>
        <w:t>O</w:t>
      </w:r>
      <w:r w:rsidRPr="001017DE">
        <w:rPr>
          <w:rFonts w:ascii="黑体" w:eastAsia="黑体" w:hAnsi="黑体"/>
          <w:color w:val="000000"/>
          <w:szCs w:val="21"/>
        </w:rPr>
        <w:t>ffershow薪资数据，分析得出，这10家互联网大厂的应届生时薪最低为81.32元，最高为147.93元</w:t>
      </w:r>
      <w:r>
        <w:rPr>
          <w:rFonts w:ascii="黑体" w:eastAsia="黑体" w:hAnsi="黑体" w:hint="eastAsia"/>
          <w:color w:val="000000"/>
          <w:szCs w:val="21"/>
        </w:rPr>
        <w:t>。</w:t>
      </w:r>
      <w:r w:rsidRPr="009D5E92">
        <w:rPr>
          <w:rFonts w:ascii="黑体" w:eastAsia="黑体" w:hAnsi="黑体" w:hint="eastAsia"/>
          <w:color w:val="000000"/>
          <w:szCs w:val="21"/>
        </w:rPr>
        <w:t>对比《2021年高校毕业生就业报告》发布的已</w:t>
      </w:r>
      <w:r>
        <w:rPr>
          <w:rFonts w:ascii="黑体" w:eastAsia="黑体" w:hAnsi="黑体" w:hint="eastAsia"/>
          <w:color w:val="000000"/>
          <w:szCs w:val="21"/>
        </w:rPr>
        <w:t>就业</w:t>
      </w:r>
      <w:r w:rsidRPr="009D5E92">
        <w:rPr>
          <w:rFonts w:ascii="黑体" w:eastAsia="黑体" w:hAnsi="黑体" w:hint="eastAsia"/>
          <w:color w:val="000000"/>
          <w:szCs w:val="21"/>
        </w:rPr>
        <w:t>毕业生平均税前时薪5</w:t>
      </w:r>
      <w:r w:rsidRPr="009D5E92">
        <w:rPr>
          <w:rFonts w:ascii="黑体" w:eastAsia="黑体" w:hAnsi="黑体"/>
          <w:color w:val="000000"/>
          <w:szCs w:val="21"/>
        </w:rPr>
        <w:t>0</w:t>
      </w:r>
      <w:r w:rsidRPr="009D5E92">
        <w:rPr>
          <w:rFonts w:ascii="黑体" w:eastAsia="黑体" w:hAnsi="黑体" w:hint="eastAsia"/>
          <w:color w:val="000000"/>
          <w:szCs w:val="21"/>
        </w:rPr>
        <w:t>.</w:t>
      </w:r>
      <w:r w:rsidRPr="009D5E92">
        <w:rPr>
          <w:rFonts w:ascii="黑体" w:eastAsia="黑体" w:hAnsi="黑体"/>
          <w:color w:val="000000"/>
          <w:szCs w:val="21"/>
        </w:rPr>
        <w:t>1</w:t>
      </w:r>
      <w:r w:rsidRPr="009D5E92">
        <w:rPr>
          <w:rFonts w:ascii="黑体" w:eastAsia="黑体" w:hAnsi="黑体" w:hint="eastAsia"/>
          <w:color w:val="000000"/>
          <w:szCs w:val="21"/>
        </w:rPr>
        <w:t>元（8</w:t>
      </w:r>
      <w:r w:rsidRPr="009D5E92">
        <w:rPr>
          <w:rFonts w:ascii="黑体" w:eastAsia="黑体" w:hAnsi="黑体"/>
          <w:color w:val="000000"/>
          <w:szCs w:val="21"/>
        </w:rPr>
        <w:t>720/</w:t>
      </w:r>
      <w:r w:rsidRPr="009D5E92">
        <w:rPr>
          <w:rFonts w:ascii="黑体" w:eastAsia="黑体" w:hAnsi="黑体" w:hint="eastAsia"/>
          <w:color w:val="000000"/>
          <w:szCs w:val="21"/>
        </w:rPr>
        <w:t>（2</w:t>
      </w:r>
      <w:r w:rsidRPr="009D5E92">
        <w:rPr>
          <w:rFonts w:ascii="黑体" w:eastAsia="黑体" w:hAnsi="黑体"/>
          <w:color w:val="000000"/>
          <w:szCs w:val="21"/>
        </w:rPr>
        <w:t>1</w:t>
      </w:r>
      <w:r w:rsidRPr="009D5E92">
        <w:rPr>
          <w:rFonts w:ascii="黑体" w:eastAsia="黑体" w:hAnsi="黑体" w:hint="eastAsia"/>
          <w:color w:val="000000"/>
          <w:szCs w:val="21"/>
        </w:rPr>
        <w:t>.</w:t>
      </w:r>
      <w:r w:rsidRPr="009D5E92">
        <w:rPr>
          <w:rFonts w:ascii="黑体" w:eastAsia="黑体" w:hAnsi="黑体"/>
          <w:color w:val="000000"/>
          <w:szCs w:val="21"/>
        </w:rPr>
        <w:t>75</w:t>
      </w:r>
      <w:r w:rsidRPr="009D5E92">
        <w:rPr>
          <w:rFonts w:ascii="黑体" w:eastAsia="黑体" w:hAnsi="黑体" w:hint="eastAsia"/>
          <w:color w:val="000000"/>
          <w:szCs w:val="21"/>
        </w:rPr>
        <w:t>*</w:t>
      </w:r>
      <w:r w:rsidRPr="009D5E92">
        <w:rPr>
          <w:rFonts w:ascii="黑体" w:eastAsia="黑体" w:hAnsi="黑体"/>
          <w:color w:val="000000"/>
          <w:szCs w:val="21"/>
        </w:rPr>
        <w:t>8</w:t>
      </w:r>
      <w:r w:rsidRPr="009D5E92">
        <w:rPr>
          <w:rFonts w:ascii="黑体" w:eastAsia="黑体" w:hAnsi="黑体" w:hint="eastAsia"/>
          <w:color w:val="000000"/>
          <w:szCs w:val="21"/>
        </w:rPr>
        <w:t>）），互</w:t>
      </w:r>
      <w:r>
        <w:rPr>
          <w:rFonts w:ascii="黑体" w:eastAsia="黑体" w:hAnsi="黑体" w:hint="eastAsia"/>
          <w:color w:val="000000"/>
          <w:szCs w:val="21"/>
        </w:rPr>
        <w:t>联网</w:t>
      </w:r>
      <w:r w:rsidRPr="001017DE">
        <w:rPr>
          <w:rFonts w:ascii="黑体" w:eastAsia="黑体" w:hAnsi="黑体"/>
          <w:color w:val="000000"/>
          <w:szCs w:val="21"/>
        </w:rPr>
        <w:t>大厂的薪资十分可观</w:t>
      </w:r>
      <w:r w:rsidRPr="00993D42">
        <w:rPr>
          <w:rFonts w:ascii="黑体" w:eastAsia="黑体" w:hAnsi="黑体" w:hint="eastAsia"/>
          <w:color w:val="000000"/>
          <w:szCs w:val="21"/>
        </w:rPr>
        <w:t>。并且</w:t>
      </w:r>
      <w:r>
        <w:rPr>
          <w:rFonts w:ascii="黑体" w:eastAsia="黑体" w:hAnsi="黑体" w:hint="eastAsia"/>
          <w:color w:val="000000"/>
          <w:szCs w:val="21"/>
        </w:rPr>
        <w:t>，与</w:t>
      </w:r>
      <w:r w:rsidRPr="001017DE">
        <w:rPr>
          <w:rFonts w:ascii="黑体" w:eastAsia="黑体" w:hAnsi="黑体"/>
          <w:color w:val="000000"/>
          <w:szCs w:val="21"/>
        </w:rPr>
        <w:t>互联网行业平均工作时长</w:t>
      </w:r>
      <w:r>
        <w:rPr>
          <w:rFonts w:ascii="黑体" w:eastAsia="黑体" w:hAnsi="黑体" w:hint="eastAsia"/>
          <w:color w:val="000000"/>
          <w:szCs w:val="21"/>
        </w:rPr>
        <w:t>比较</w:t>
      </w:r>
      <w:r w:rsidRPr="001017DE">
        <w:rPr>
          <w:rFonts w:ascii="黑体" w:eastAsia="黑体" w:hAnsi="黑体"/>
          <w:color w:val="000000"/>
          <w:szCs w:val="21"/>
        </w:rPr>
        <w:t>，大厂的工作时长相对更少。</w:t>
      </w:r>
    </w:p>
    <w:p w14:paraId="077F2294" w14:textId="4F52B2B1" w:rsidR="003D6827" w:rsidRDefault="003D6827" w:rsidP="003D6827">
      <w:pPr>
        <w:snapToGrid w:val="0"/>
        <w:spacing w:before="60" w:after="60" w:line="312" w:lineRule="auto"/>
        <w:rPr>
          <w:ins w:id="119" w:author="龙 雨" w:date="2022-09-12T12:28:00Z"/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drawing>
          <wp:inline distT="0" distB="0" distL="0" distR="0" wp14:anchorId="3ADA35C7" wp14:editId="604DF094">
            <wp:extent cx="5743420" cy="43075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19" cy="43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1920" w14:textId="70CE1FC4" w:rsidR="00E616A5" w:rsidRPr="001017DE" w:rsidRDefault="00E616A5" w:rsidP="003D6827">
      <w:pPr>
        <w:snapToGrid w:val="0"/>
        <w:spacing w:before="60" w:after="60" w:line="312" w:lineRule="auto"/>
        <w:rPr>
          <w:rFonts w:ascii="黑体" w:eastAsia="黑体" w:hAnsi="黑体" w:hint="eastAsia"/>
          <w:color w:val="000000"/>
          <w:szCs w:val="21"/>
        </w:rPr>
      </w:pPr>
      <w:ins w:id="120" w:author="龙 雨" w:date="2022-09-12T12:28:00Z">
        <w:r>
          <w:rPr>
            <w:rFonts w:ascii="黑体" w:eastAsia="黑体" w:hAnsi="黑体" w:hint="eastAsia"/>
            <w:color w:val="000000"/>
            <w:szCs w:val="21"/>
          </w:rPr>
          <w:t>（这张图可以做成交互）</w:t>
        </w:r>
      </w:ins>
    </w:p>
    <w:p w14:paraId="335E4174" w14:textId="04D27121" w:rsidR="003D6827" w:rsidRDefault="003D6827" w:rsidP="003D6827">
      <w:pPr>
        <w:snapToGrid w:val="0"/>
        <w:spacing w:before="60" w:after="60" w:line="312" w:lineRule="auto"/>
        <w:rPr>
          <w:ins w:id="121" w:author="龙 雨" w:date="2022-09-12T12:54:00Z"/>
          <w:rFonts w:ascii="黑体" w:eastAsia="黑体" w:hAnsi="黑体"/>
          <w:color w:val="000000"/>
          <w:szCs w:val="21"/>
        </w:rPr>
      </w:pPr>
    </w:p>
    <w:p w14:paraId="184AAF3F" w14:textId="42A5CAC8" w:rsidR="0020320E" w:rsidRDefault="0020320E" w:rsidP="003D6827">
      <w:pPr>
        <w:snapToGrid w:val="0"/>
        <w:spacing w:before="60" w:after="60" w:line="312" w:lineRule="auto"/>
        <w:rPr>
          <w:ins w:id="122" w:author="龙 雨" w:date="2022-09-12T12:54:00Z"/>
          <w:rFonts w:ascii="黑体" w:eastAsia="黑体" w:hAnsi="黑体"/>
          <w:color w:val="000000"/>
          <w:szCs w:val="21"/>
        </w:rPr>
      </w:pPr>
    </w:p>
    <w:p w14:paraId="6D61285B" w14:textId="2A916EBD" w:rsidR="0020320E" w:rsidRDefault="0020320E" w:rsidP="003D6827">
      <w:pPr>
        <w:snapToGrid w:val="0"/>
        <w:spacing w:before="60" w:after="60" w:line="312" w:lineRule="auto"/>
        <w:rPr>
          <w:ins w:id="123" w:author="龙 雨" w:date="2022-09-12T12:53:00Z"/>
          <w:rFonts w:ascii="黑体" w:eastAsia="黑体" w:hAnsi="黑体" w:hint="eastAsia"/>
          <w:color w:val="000000"/>
          <w:szCs w:val="21"/>
        </w:rPr>
      </w:pPr>
      <w:ins w:id="124" w:author="龙 雨" w:date="2022-09-12T12:54:00Z">
        <w:r>
          <w:rPr>
            <w:rFonts w:ascii="黑体" w:eastAsia="黑体" w:hAnsi="黑体" w:hint="eastAsia"/>
            <w:color w:val="000000"/>
            <w:szCs w:val="21"/>
          </w:rPr>
          <w:lastRenderedPageBreak/>
          <w:t>从工作地点来看“上班时长”和“一周工作天数”；</w:t>
        </w:r>
      </w:ins>
    </w:p>
    <w:p w14:paraId="7D0E3847" w14:textId="534B555F" w:rsidR="0020320E" w:rsidRDefault="0020320E" w:rsidP="003D6827">
      <w:pPr>
        <w:snapToGrid w:val="0"/>
        <w:spacing w:before="60" w:after="60" w:line="312" w:lineRule="auto"/>
        <w:rPr>
          <w:ins w:id="125" w:author="龙 雨" w:date="2022-09-12T12:54:00Z"/>
          <w:rFonts w:ascii="黑体" w:eastAsia="黑体" w:hAnsi="黑体"/>
          <w:color w:val="000000"/>
          <w:szCs w:val="21"/>
        </w:rPr>
      </w:pPr>
      <w:ins w:id="126" w:author="龙 雨" w:date="2022-09-12T12:54:00Z">
        <w:r w:rsidRPr="0020320E">
          <w:rPr>
            <w:rFonts w:ascii="黑体" w:eastAsia="黑体" w:hAnsi="黑体"/>
            <w:color w:val="000000"/>
            <w:szCs w:val="21"/>
          </w:rPr>
          <w:drawing>
            <wp:inline distT="0" distB="0" distL="0" distR="0" wp14:anchorId="59DF58D2" wp14:editId="20C61911">
              <wp:extent cx="5760720" cy="3247390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7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1702F8" w14:textId="68BF3818" w:rsidR="0020320E" w:rsidRDefault="0020320E" w:rsidP="003D6827">
      <w:pPr>
        <w:snapToGrid w:val="0"/>
        <w:spacing w:before="60" w:after="60" w:line="312" w:lineRule="auto"/>
        <w:rPr>
          <w:ins w:id="127" w:author="龙 雨" w:date="2022-09-12T12:54:00Z"/>
          <w:rFonts w:ascii="黑体" w:eastAsia="黑体" w:hAnsi="黑体"/>
          <w:color w:val="000000"/>
          <w:szCs w:val="21"/>
        </w:rPr>
      </w:pPr>
    </w:p>
    <w:p w14:paraId="0AD7DA25" w14:textId="52FBDC0D" w:rsidR="0020320E" w:rsidRDefault="0020320E" w:rsidP="003D6827">
      <w:pPr>
        <w:snapToGrid w:val="0"/>
        <w:spacing w:before="60" w:after="60" w:line="312" w:lineRule="auto"/>
        <w:rPr>
          <w:ins w:id="128" w:author="龙 雨" w:date="2022-09-12T12:55:00Z"/>
          <w:rFonts w:ascii="黑体" w:eastAsia="黑体" w:hAnsi="黑体"/>
          <w:color w:val="000000"/>
          <w:szCs w:val="21"/>
        </w:rPr>
      </w:pPr>
      <w:ins w:id="129" w:author="龙 雨" w:date="2022-09-12T12:54:00Z">
        <w:r>
          <w:rPr>
            <w:rFonts w:ascii="黑体" w:eastAsia="黑体" w:hAnsi="黑体" w:hint="eastAsia"/>
            <w:color w:val="000000"/>
            <w:szCs w:val="21"/>
          </w:rPr>
          <w:t>从岗位来看“</w:t>
        </w:r>
      </w:ins>
      <w:ins w:id="130" w:author="龙 雨" w:date="2022-09-12T12:55:00Z">
        <w:r>
          <w:rPr>
            <w:rFonts w:ascii="黑体" w:eastAsia="黑体" w:hAnsi="黑体" w:hint="eastAsia"/>
            <w:color w:val="000000"/>
            <w:szCs w:val="21"/>
          </w:rPr>
          <w:t>上班时长</w:t>
        </w:r>
      </w:ins>
      <w:ins w:id="131" w:author="龙 雨" w:date="2022-09-12T12:54:00Z">
        <w:r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132" w:author="龙 雨" w:date="2022-09-12T12:55:00Z">
        <w:r>
          <w:rPr>
            <w:rFonts w:ascii="黑体" w:eastAsia="黑体" w:hAnsi="黑体" w:hint="eastAsia"/>
            <w:color w:val="000000"/>
            <w:szCs w:val="21"/>
          </w:rPr>
          <w:t>和“一周工作天数”</w:t>
        </w:r>
      </w:ins>
    </w:p>
    <w:p w14:paraId="2335B232" w14:textId="46556554" w:rsidR="0020320E" w:rsidRPr="0020320E" w:rsidRDefault="0020320E" w:rsidP="003D6827">
      <w:pPr>
        <w:snapToGrid w:val="0"/>
        <w:spacing w:before="60" w:after="60" w:line="312" w:lineRule="auto"/>
        <w:rPr>
          <w:ins w:id="133" w:author="龙 雨" w:date="2022-09-12T12:54:00Z"/>
          <w:rFonts w:ascii="黑体" w:eastAsia="黑体" w:hAnsi="黑体" w:hint="eastAsia"/>
          <w:color w:val="000000"/>
          <w:szCs w:val="21"/>
        </w:rPr>
      </w:pPr>
      <w:ins w:id="134" w:author="龙 雨" w:date="2022-09-12T12:55:00Z">
        <w:r w:rsidRPr="0020320E">
          <w:rPr>
            <w:rFonts w:ascii="黑体" w:eastAsia="黑体" w:hAnsi="黑体"/>
            <w:color w:val="000000"/>
            <w:szCs w:val="21"/>
          </w:rPr>
          <w:drawing>
            <wp:inline distT="0" distB="0" distL="0" distR="0" wp14:anchorId="551D23AD" wp14:editId="03E23B6F">
              <wp:extent cx="5760720" cy="3176905"/>
              <wp:effectExtent l="0" t="0" r="0" b="4445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1769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DA8BF3" w14:textId="77777777" w:rsidR="0020320E" w:rsidRPr="001017DE" w:rsidRDefault="0020320E" w:rsidP="003D6827">
      <w:pPr>
        <w:snapToGrid w:val="0"/>
        <w:spacing w:before="60" w:after="60" w:line="312" w:lineRule="auto"/>
        <w:rPr>
          <w:rFonts w:ascii="黑体" w:eastAsia="黑体" w:hAnsi="黑体" w:hint="eastAsia"/>
          <w:color w:val="000000"/>
          <w:szCs w:val="21"/>
        </w:rPr>
      </w:pPr>
    </w:p>
    <w:p w14:paraId="4201C47A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4801F3">
        <w:rPr>
          <w:rFonts w:ascii="黑体" w:eastAsia="黑体" w:hAnsi="黑体" w:hint="eastAsia"/>
          <w:color w:val="000000"/>
          <w:szCs w:val="21"/>
        </w:rPr>
        <w:t>对于刚刚踏入社会的</w:t>
      </w:r>
      <w:r w:rsidRPr="004801F3">
        <w:rPr>
          <w:rFonts w:ascii="黑体" w:eastAsia="黑体" w:hAnsi="黑体"/>
          <w:color w:val="000000"/>
          <w:szCs w:val="21"/>
        </w:rPr>
        <w:t>大学应届毕业生</w:t>
      </w:r>
      <w:r>
        <w:rPr>
          <w:rFonts w:ascii="黑体" w:eastAsia="黑体" w:hAnsi="黑体" w:hint="eastAsia"/>
          <w:color w:val="000000"/>
          <w:szCs w:val="21"/>
        </w:rPr>
        <w:t>而言</w:t>
      </w:r>
      <w:r w:rsidRPr="004801F3">
        <w:rPr>
          <w:rFonts w:ascii="黑体" w:eastAsia="黑体" w:hAnsi="黑体" w:hint="eastAsia"/>
          <w:color w:val="000000"/>
          <w:szCs w:val="21"/>
        </w:rPr>
        <w:t>，</w:t>
      </w:r>
      <w:r>
        <w:rPr>
          <w:rFonts w:ascii="黑体" w:eastAsia="黑体" w:hAnsi="黑体" w:hint="eastAsia"/>
          <w:color w:val="000000"/>
          <w:szCs w:val="21"/>
        </w:rPr>
        <w:t>他们</w:t>
      </w:r>
      <w:r w:rsidRPr="001017DE">
        <w:rPr>
          <w:rFonts w:ascii="黑体" w:eastAsia="黑体" w:hAnsi="黑体"/>
          <w:color w:val="000000"/>
          <w:szCs w:val="21"/>
        </w:rPr>
        <w:t>最关心的莫过于薪资</w:t>
      </w:r>
      <w:r>
        <w:rPr>
          <w:rFonts w:ascii="黑体" w:eastAsia="黑体" w:hAnsi="黑体" w:hint="eastAsia"/>
          <w:color w:val="000000"/>
          <w:szCs w:val="21"/>
        </w:rPr>
        <w:t>。</w:t>
      </w:r>
      <w:r w:rsidRPr="001017DE">
        <w:rPr>
          <w:rFonts w:ascii="黑体" w:eastAsia="黑体" w:hAnsi="黑体"/>
          <w:color w:val="000000"/>
          <w:szCs w:val="21"/>
        </w:rPr>
        <w:t>数据显示，互联网</w:t>
      </w:r>
      <w:r>
        <w:rPr>
          <w:rFonts w:ascii="黑体" w:eastAsia="黑体" w:hAnsi="黑体" w:hint="eastAsia"/>
          <w:color w:val="000000"/>
          <w:szCs w:val="21"/>
        </w:rPr>
        <w:t>行业</w:t>
      </w:r>
      <w:r w:rsidRPr="001017DE">
        <w:rPr>
          <w:rFonts w:ascii="黑体" w:eastAsia="黑体" w:hAnsi="黑体"/>
          <w:color w:val="000000"/>
          <w:szCs w:val="21"/>
        </w:rPr>
        <w:t>的薪资</w:t>
      </w:r>
      <w:r>
        <w:rPr>
          <w:rFonts w:ascii="黑体" w:eastAsia="黑体" w:hAnsi="黑体" w:hint="eastAsia"/>
          <w:color w:val="000000"/>
          <w:szCs w:val="21"/>
        </w:rPr>
        <w:t>水平</w:t>
      </w:r>
      <w:r w:rsidRPr="001017DE">
        <w:rPr>
          <w:rFonts w:ascii="黑体" w:eastAsia="黑体" w:hAnsi="黑体"/>
          <w:color w:val="000000"/>
          <w:szCs w:val="21"/>
        </w:rPr>
        <w:t>确实满足了他们对起薪的憧憬。</w:t>
      </w:r>
    </w:p>
    <w:p w14:paraId="58DB5E40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1017DE">
        <w:rPr>
          <w:rFonts w:ascii="黑体" w:eastAsia="黑体" w:hAnsi="黑体"/>
          <w:color w:val="000000"/>
          <w:szCs w:val="21"/>
        </w:rPr>
        <w:t>58同城发布的《2020年中国大学生最佳雇主调研综合报告》显示，不同学历大学生的起薪期待不同。大专生的平均期望月薪为5732元，本科生为6817元，研究生为9749元。而根据薪智发布的《2021年上半年市场薪酬白皮书》显示，在2021年上半年的互联网薪资中，大专生的中位数薪资为5767</w:t>
      </w:r>
      <w:r w:rsidRPr="001017DE">
        <w:rPr>
          <w:rFonts w:ascii="黑体" w:eastAsia="黑体" w:hAnsi="黑体"/>
          <w:color w:val="000000"/>
          <w:szCs w:val="21"/>
        </w:rPr>
        <w:lastRenderedPageBreak/>
        <w:t>元，本科生的中位数薪资为7000元，研究生中位数薪资为10600元，皆超出不同学历阶段的起薪期待。</w:t>
      </w:r>
    </w:p>
    <w:p w14:paraId="72BBA699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565B8D">
        <w:rPr>
          <w:rFonts w:ascii="黑体" w:eastAsia="黑体" w:hAnsi="黑体"/>
          <w:color w:val="000000"/>
          <w:szCs w:val="21"/>
        </w:rPr>
        <w:t>与此相较的是，从全行业</w:t>
      </w:r>
      <w:r w:rsidRPr="00565B8D">
        <w:rPr>
          <w:rFonts w:ascii="黑体" w:eastAsia="黑体" w:hAnsi="黑体" w:hint="eastAsia"/>
          <w:color w:val="000000"/>
          <w:szCs w:val="21"/>
        </w:rPr>
        <w:t>总体</w:t>
      </w:r>
      <w:r w:rsidRPr="00565B8D">
        <w:rPr>
          <w:rFonts w:ascii="黑体" w:eastAsia="黑体" w:hAnsi="黑体"/>
          <w:color w:val="000000"/>
          <w:szCs w:val="21"/>
        </w:rPr>
        <w:t>数据来看，其月薪均值为7027元，略低于大学生期望月薪值7236元。</w:t>
      </w:r>
      <w:r w:rsidRPr="001017DE">
        <w:rPr>
          <w:rFonts w:ascii="黑体" w:eastAsia="黑体" w:hAnsi="黑体"/>
          <w:color w:val="000000"/>
          <w:szCs w:val="21"/>
        </w:rPr>
        <w:t>由此也就不难理解，为什么互联网行业的岗位在大学应届毕业生眼里是“香饽饽”了。</w:t>
      </w:r>
    </w:p>
    <w:p w14:paraId="23F32442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41C2C860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688DE0E4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但是，互联网的“高薪神话”，或许更多针对独角兽大厂而言。</w:t>
      </w:r>
    </w:p>
    <w:p w14:paraId="25F978C0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/>
          <w:noProof/>
          <w:color w:val="000000"/>
          <w:szCs w:val="21"/>
        </w:rPr>
        <w:drawing>
          <wp:inline distT="0" distB="0" distL="0" distR="0" wp14:anchorId="29133D13" wp14:editId="621ADD8A">
            <wp:extent cx="5760720" cy="4680585"/>
            <wp:effectExtent l="0" t="0" r="50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322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2A42B0D6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0B1DC5">
        <w:rPr>
          <w:rFonts w:ascii="黑体" w:eastAsia="黑体" w:hAnsi="黑体"/>
          <w:color w:val="000000"/>
          <w:szCs w:val="21"/>
        </w:rPr>
        <w:t>在互联网与全行业的时薪对比中，我们可以发现</w:t>
      </w:r>
      <w:r>
        <w:rPr>
          <w:rFonts w:ascii="黑体" w:eastAsia="黑体" w:hAnsi="黑体" w:hint="eastAsia"/>
          <w:color w:val="000000"/>
          <w:szCs w:val="21"/>
        </w:rPr>
        <w:t>，</w:t>
      </w:r>
      <w:r w:rsidRPr="000B1DC5">
        <w:rPr>
          <w:rFonts w:ascii="黑体" w:eastAsia="黑体" w:hAnsi="黑体" w:hint="eastAsia"/>
          <w:color w:val="000000"/>
          <w:szCs w:val="21"/>
        </w:rPr>
        <w:t>6</w:t>
      </w:r>
      <w:r w:rsidRPr="000B1DC5">
        <w:rPr>
          <w:rFonts w:ascii="黑体" w:eastAsia="黑体" w:hAnsi="黑体"/>
          <w:color w:val="000000"/>
          <w:szCs w:val="21"/>
        </w:rPr>
        <w:t>6</w:t>
      </w:r>
      <w:r w:rsidRPr="000B1DC5">
        <w:rPr>
          <w:rFonts w:ascii="黑体" w:eastAsia="黑体" w:hAnsi="黑体" w:hint="eastAsia"/>
          <w:color w:val="000000"/>
          <w:szCs w:val="21"/>
        </w:rPr>
        <w:t>.</w:t>
      </w:r>
      <w:r w:rsidRPr="000B1DC5">
        <w:rPr>
          <w:rFonts w:ascii="黑体" w:eastAsia="黑体" w:hAnsi="黑体"/>
          <w:color w:val="000000"/>
          <w:szCs w:val="21"/>
        </w:rPr>
        <w:t>4</w:t>
      </w:r>
      <w:r w:rsidRPr="000B1DC5">
        <w:rPr>
          <w:rFonts w:ascii="黑体" w:eastAsia="黑体" w:hAnsi="黑体" w:hint="eastAsia"/>
          <w:color w:val="000000"/>
          <w:szCs w:val="21"/>
        </w:rPr>
        <w:t>%的</w:t>
      </w:r>
      <w:r w:rsidRPr="000B1DC5">
        <w:rPr>
          <w:rFonts w:ascii="黑体" w:eastAsia="黑体" w:hAnsi="黑体"/>
          <w:color w:val="000000"/>
          <w:szCs w:val="21"/>
        </w:rPr>
        <w:t>互联网岗位</w:t>
      </w:r>
      <w:r w:rsidRPr="000B1DC5">
        <w:rPr>
          <w:rFonts w:ascii="黑体" w:eastAsia="黑体" w:hAnsi="黑体" w:hint="eastAsia"/>
          <w:color w:val="000000"/>
          <w:szCs w:val="21"/>
        </w:rPr>
        <w:t>时薪都在</w:t>
      </w:r>
      <w:r w:rsidRPr="00621C84">
        <w:rPr>
          <w:rFonts w:ascii="黑体" w:eastAsia="黑体" w:hAnsi="黑体" w:hint="eastAsia"/>
          <w:color w:val="FFC000"/>
          <w:szCs w:val="21"/>
        </w:rPr>
        <w:t>5</w:t>
      </w:r>
      <w:r w:rsidRPr="00621C84">
        <w:rPr>
          <w:rFonts w:ascii="黑体" w:eastAsia="黑体" w:hAnsi="黑体"/>
          <w:color w:val="FFC000"/>
          <w:szCs w:val="21"/>
        </w:rPr>
        <w:t>0</w:t>
      </w:r>
      <w:r w:rsidRPr="00621C84">
        <w:rPr>
          <w:rFonts w:ascii="黑体" w:eastAsia="黑体" w:hAnsi="黑体" w:hint="eastAsia"/>
          <w:color w:val="FFC000"/>
          <w:szCs w:val="21"/>
        </w:rPr>
        <w:t>元以下</w:t>
      </w:r>
      <w:r w:rsidRPr="000B1DC5">
        <w:rPr>
          <w:rFonts w:ascii="黑体" w:eastAsia="黑体" w:hAnsi="黑体" w:hint="eastAsia"/>
          <w:color w:val="000000"/>
          <w:szCs w:val="21"/>
        </w:rPr>
        <w:t>，这表明大部分互联网岗位的薪资并不高，只是在低端工作中时薪更有优势</w:t>
      </w:r>
      <w:r w:rsidRPr="000B1DC5">
        <w:rPr>
          <w:rFonts w:ascii="黑体" w:eastAsia="黑体" w:hAnsi="黑体"/>
          <w:color w:val="000000"/>
          <w:szCs w:val="21"/>
        </w:rPr>
        <w:t>。</w:t>
      </w:r>
    </w:p>
    <w:p w14:paraId="5B86C15B" w14:textId="77777777" w:rsidR="003D6827" w:rsidRPr="000B1DC5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 w:rsidRPr="000B1DC5">
        <w:rPr>
          <w:rFonts w:ascii="黑体" w:eastAsia="黑体" w:hAnsi="黑体"/>
          <w:color w:val="000000"/>
          <w:szCs w:val="21"/>
        </w:rPr>
        <w:t>据2021年9月15日国家统计局发布</w:t>
      </w:r>
      <w:r w:rsidRPr="000B1DC5">
        <w:rPr>
          <w:rFonts w:ascii="黑体" w:eastAsia="黑体" w:hAnsi="黑体" w:hint="eastAsia"/>
          <w:color w:val="000000"/>
          <w:szCs w:val="21"/>
        </w:rPr>
        <w:t>的</w:t>
      </w:r>
      <w:r w:rsidRPr="000B1DC5">
        <w:rPr>
          <w:rFonts w:ascii="黑体" w:eastAsia="黑体" w:hAnsi="黑体"/>
          <w:color w:val="000000"/>
          <w:szCs w:val="21"/>
        </w:rPr>
        <w:t>数据，全国企业就业人员周平均工作时间为47.5小时。</w:t>
      </w:r>
      <w:r w:rsidRPr="000B1DC5">
        <w:rPr>
          <w:rFonts w:ascii="黑体" w:eastAsia="黑体" w:hAnsi="黑体" w:hint="eastAsia"/>
          <w:color w:val="000000"/>
          <w:szCs w:val="21"/>
        </w:rPr>
        <w:t>如果</w:t>
      </w:r>
      <w:r w:rsidRPr="000B1DC5">
        <w:rPr>
          <w:rFonts w:ascii="黑体" w:eastAsia="黑体" w:hAnsi="黑体"/>
          <w:color w:val="000000"/>
          <w:szCs w:val="21"/>
        </w:rPr>
        <w:t>假设互联网企业一周上班</w:t>
      </w:r>
      <w:r w:rsidRPr="000B1DC5">
        <w:rPr>
          <w:rFonts w:ascii="黑体" w:eastAsia="黑体" w:hAnsi="黑体" w:hint="eastAsia"/>
          <w:color w:val="000000"/>
          <w:szCs w:val="21"/>
        </w:rPr>
        <w:t>五</w:t>
      </w:r>
      <w:r w:rsidRPr="000B1DC5">
        <w:rPr>
          <w:rFonts w:ascii="黑体" w:eastAsia="黑体" w:hAnsi="黑体"/>
          <w:color w:val="000000"/>
          <w:szCs w:val="21"/>
        </w:rPr>
        <w:t>天，则互联网企业就业人员周平均工作时间为52</w:t>
      </w:r>
      <w:r w:rsidRPr="000B1DC5">
        <w:rPr>
          <w:rFonts w:ascii="黑体" w:eastAsia="黑体" w:hAnsi="黑体" w:hint="eastAsia"/>
          <w:color w:val="000000"/>
          <w:szCs w:val="21"/>
        </w:rPr>
        <w:t>.</w:t>
      </w:r>
      <w:r w:rsidRPr="000B1DC5">
        <w:rPr>
          <w:rFonts w:ascii="黑体" w:eastAsia="黑体" w:hAnsi="黑体"/>
          <w:color w:val="000000"/>
          <w:szCs w:val="21"/>
        </w:rPr>
        <w:t>35小时</w:t>
      </w:r>
      <w:r w:rsidRPr="000B1DC5">
        <w:rPr>
          <w:rFonts w:ascii="黑体" w:eastAsia="黑体" w:hAnsi="黑体" w:hint="eastAsia"/>
          <w:color w:val="000000"/>
          <w:szCs w:val="21"/>
        </w:rPr>
        <w:t>，那么将会比全国企业就业人员周平均工作时间多出1</w:t>
      </w:r>
      <w:r w:rsidRPr="000B1DC5">
        <w:rPr>
          <w:rFonts w:ascii="黑体" w:eastAsia="黑体" w:hAnsi="黑体"/>
          <w:color w:val="000000"/>
          <w:szCs w:val="21"/>
        </w:rPr>
        <w:t>0</w:t>
      </w:r>
      <w:r w:rsidRPr="000B1DC5">
        <w:rPr>
          <w:rFonts w:ascii="黑体" w:eastAsia="黑体" w:hAnsi="黑体" w:hint="eastAsia"/>
          <w:color w:val="000000"/>
          <w:szCs w:val="21"/>
        </w:rPr>
        <w:t>.</w:t>
      </w:r>
      <w:r w:rsidRPr="000B1DC5">
        <w:rPr>
          <w:rFonts w:ascii="黑体" w:eastAsia="黑体" w:hAnsi="黑体"/>
          <w:color w:val="000000"/>
          <w:szCs w:val="21"/>
        </w:rPr>
        <w:t>2</w:t>
      </w:r>
      <w:r w:rsidRPr="000B1DC5">
        <w:rPr>
          <w:rFonts w:ascii="黑体" w:eastAsia="黑体" w:hAnsi="黑体" w:hint="eastAsia"/>
          <w:color w:val="000000"/>
          <w:szCs w:val="21"/>
        </w:rPr>
        <w:t>%。事实上，互联网行业的时薪却并不像“神话”中的那般传奇，当时薪超越1</w:t>
      </w:r>
      <w:r w:rsidRPr="000B1DC5">
        <w:rPr>
          <w:rFonts w:ascii="黑体" w:eastAsia="黑体" w:hAnsi="黑体"/>
          <w:color w:val="000000"/>
          <w:szCs w:val="21"/>
        </w:rPr>
        <w:t>00</w:t>
      </w:r>
      <w:r w:rsidRPr="000B1DC5">
        <w:rPr>
          <w:rFonts w:ascii="黑体" w:eastAsia="黑体" w:hAnsi="黑体" w:hint="eastAsia"/>
          <w:color w:val="000000"/>
          <w:szCs w:val="21"/>
        </w:rPr>
        <w:t>元后，互联网工作的时薪与全行业</w:t>
      </w:r>
      <w:r w:rsidRPr="004067CA">
        <w:rPr>
          <w:rFonts w:ascii="黑体" w:eastAsia="黑体" w:hAnsi="黑体" w:hint="eastAsia"/>
          <w:color w:val="FFC000"/>
          <w:szCs w:val="21"/>
        </w:rPr>
        <w:t>相差无几</w:t>
      </w:r>
      <w:r w:rsidRPr="000B1DC5">
        <w:rPr>
          <w:rFonts w:ascii="黑体" w:eastAsia="黑体" w:hAnsi="黑体" w:hint="eastAsia"/>
          <w:color w:val="000000"/>
          <w:szCs w:val="21"/>
        </w:rPr>
        <w:t>。这似乎</w:t>
      </w:r>
      <w:r>
        <w:rPr>
          <w:rFonts w:ascii="黑体" w:eastAsia="黑体" w:hAnsi="黑体" w:hint="eastAsia"/>
          <w:color w:val="000000"/>
          <w:szCs w:val="21"/>
        </w:rPr>
        <w:t>仍然</w:t>
      </w:r>
      <w:r w:rsidRPr="000B1DC5">
        <w:rPr>
          <w:rFonts w:ascii="黑体" w:eastAsia="黑体" w:hAnsi="黑体" w:hint="eastAsia"/>
          <w:color w:val="000000"/>
          <w:szCs w:val="21"/>
        </w:rPr>
        <w:t>印证着“时间就是金钱”的恒定真理</w:t>
      </w:r>
      <w:r>
        <w:rPr>
          <w:rFonts w:ascii="黑体" w:eastAsia="黑体" w:hAnsi="黑体" w:hint="eastAsia"/>
          <w:color w:val="000000"/>
          <w:szCs w:val="21"/>
        </w:rPr>
        <w:t>。行业繁荣的背后，仍然是“打工人”以时间做交易、</w:t>
      </w:r>
      <w:r w:rsidRPr="000B1DC5">
        <w:rPr>
          <w:rFonts w:ascii="黑体" w:eastAsia="黑体" w:hAnsi="黑体" w:hint="eastAsia"/>
          <w:color w:val="000000"/>
          <w:szCs w:val="21"/>
        </w:rPr>
        <w:t>苦苦支撑的生命痕迹。</w:t>
      </w:r>
    </w:p>
    <w:p w14:paraId="5BB4A210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3BBA3021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p w14:paraId="70D5468A" w14:textId="77777777" w:rsidR="003D6827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lastRenderedPageBreak/>
        <w:t>国家统计局的数据显示，</w:t>
      </w:r>
      <w:r w:rsidRPr="001E3E0C">
        <w:rPr>
          <w:rFonts w:ascii="黑体" w:eastAsia="黑体" w:hAnsi="黑体" w:hint="eastAsia"/>
          <w:color w:val="000000"/>
          <w:szCs w:val="21"/>
          <w:highlight w:val="yellow"/>
        </w:rPr>
        <w:t>2</w:t>
      </w:r>
      <w:r w:rsidRPr="001E3E0C">
        <w:rPr>
          <w:rFonts w:ascii="黑体" w:eastAsia="黑体" w:hAnsi="黑体"/>
          <w:color w:val="000000"/>
          <w:szCs w:val="21"/>
          <w:highlight w:val="yellow"/>
        </w:rPr>
        <w:t>008-2019</w:t>
      </w:r>
      <w:r w:rsidRPr="001E3E0C">
        <w:rPr>
          <w:rFonts w:ascii="黑体" w:eastAsia="黑体" w:hAnsi="黑体" w:hint="eastAsia"/>
          <w:color w:val="000000"/>
          <w:szCs w:val="21"/>
          <w:highlight w:val="yellow"/>
        </w:rPr>
        <w:t>年，就业人员周平均工作时间由4</w:t>
      </w:r>
      <w:r w:rsidRPr="001E3E0C">
        <w:rPr>
          <w:rFonts w:ascii="黑体" w:eastAsia="黑体" w:hAnsi="黑体"/>
          <w:color w:val="000000"/>
          <w:szCs w:val="21"/>
          <w:highlight w:val="yellow"/>
        </w:rPr>
        <w:t>4.6</w:t>
      </w:r>
      <w:r w:rsidRPr="001E3E0C">
        <w:rPr>
          <w:rFonts w:ascii="黑体" w:eastAsia="黑体" w:hAnsi="黑体" w:hint="eastAsia"/>
          <w:color w:val="000000"/>
          <w:szCs w:val="21"/>
          <w:highlight w:val="yellow"/>
        </w:rPr>
        <w:t>小时上升为4</w:t>
      </w:r>
      <w:r w:rsidRPr="001E3E0C">
        <w:rPr>
          <w:rFonts w:ascii="黑体" w:eastAsia="黑体" w:hAnsi="黑体"/>
          <w:color w:val="000000"/>
          <w:szCs w:val="21"/>
          <w:highlight w:val="yellow"/>
        </w:rPr>
        <w:t>6.8</w:t>
      </w:r>
      <w:r w:rsidRPr="001E3E0C">
        <w:rPr>
          <w:rFonts w:ascii="黑体" w:eastAsia="黑体" w:hAnsi="黑体" w:hint="eastAsia"/>
          <w:color w:val="000000"/>
          <w:szCs w:val="21"/>
          <w:highlight w:val="yellow"/>
        </w:rPr>
        <w:t>小时，但与此同时，城镇居民可支配收入实际总比增长率却由8</w:t>
      </w:r>
      <w:r w:rsidRPr="001E3E0C">
        <w:rPr>
          <w:rFonts w:ascii="黑体" w:eastAsia="黑体" w:hAnsi="黑体"/>
          <w:color w:val="000000"/>
          <w:szCs w:val="21"/>
          <w:highlight w:val="yellow"/>
        </w:rPr>
        <w:t>.4%</w:t>
      </w:r>
      <w:r w:rsidRPr="001E3E0C">
        <w:rPr>
          <w:rFonts w:ascii="黑体" w:eastAsia="黑体" w:hAnsi="黑体" w:hint="eastAsia"/>
          <w:color w:val="000000"/>
          <w:szCs w:val="21"/>
          <w:highlight w:val="yellow"/>
        </w:rPr>
        <w:t>下降为5</w:t>
      </w:r>
      <w:r w:rsidRPr="001E3E0C">
        <w:rPr>
          <w:rFonts w:ascii="黑体" w:eastAsia="黑体" w:hAnsi="黑体"/>
          <w:color w:val="000000"/>
          <w:szCs w:val="21"/>
          <w:highlight w:val="yellow"/>
        </w:rPr>
        <w:t>%</w:t>
      </w:r>
      <w:r>
        <w:rPr>
          <w:rFonts w:ascii="黑体" w:eastAsia="黑体" w:hAnsi="黑体" w:hint="eastAsia"/>
          <w:color w:val="000000"/>
          <w:szCs w:val="21"/>
        </w:rPr>
        <w:t>。工作时间阶梯式回升，收入增速却逐步回落，就业人员付出了汗水、拉长了工作时间，却似乎没有获得同等增幅的收入回报。</w:t>
      </w:r>
    </w:p>
    <w:p w14:paraId="41001332" w14:textId="77777777" w:rsidR="003D6827" w:rsidRPr="001017DE" w:rsidRDefault="003D682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在中国的汗水经济转型路上，“打工人”的时间与生命，是否难以用金钱回报来等值度量呢？大的经济结构下那些追求财富神话的个体，是否得偿所愿了呢？</w:t>
      </w:r>
    </w:p>
    <w:p w14:paraId="1E0EB5FE" w14:textId="127BB121" w:rsidR="003D6827" w:rsidRPr="003D6827" w:rsidRDefault="003D6827">
      <w:pPr>
        <w:snapToGrid w:val="0"/>
        <w:spacing w:before="60" w:after="60" w:line="312" w:lineRule="auto"/>
        <w:rPr>
          <w:ins w:id="135" w:author="龙 雨" w:date="2022-09-04T18:43:00Z"/>
          <w:rFonts w:ascii="黑体" w:eastAsia="黑体" w:hAnsi="黑体"/>
          <w:color w:val="000000"/>
          <w:szCs w:val="21"/>
        </w:rPr>
      </w:pPr>
    </w:p>
    <w:p w14:paraId="2E46E9B3" w14:textId="77777777" w:rsidR="003D6827" w:rsidRDefault="003D6827">
      <w:pPr>
        <w:snapToGrid w:val="0"/>
        <w:spacing w:before="60" w:after="60" w:line="312" w:lineRule="auto"/>
        <w:rPr>
          <w:ins w:id="136" w:author="龙 雨" w:date="2022-09-04T18:38:00Z"/>
          <w:rFonts w:ascii="黑体" w:eastAsia="黑体" w:hAnsi="黑体"/>
          <w:color w:val="000000"/>
          <w:szCs w:val="21"/>
        </w:rPr>
      </w:pPr>
    </w:p>
    <w:p w14:paraId="6B9A9C4E" w14:textId="083AEF1B" w:rsidR="00303687" w:rsidRDefault="00303687">
      <w:pPr>
        <w:snapToGrid w:val="0"/>
        <w:spacing w:before="60" w:after="60" w:line="312" w:lineRule="auto"/>
        <w:jc w:val="center"/>
        <w:rPr>
          <w:ins w:id="137" w:author="龙 雨" w:date="2022-09-04T18:38:00Z"/>
          <w:rFonts w:ascii="黑体" w:eastAsia="黑体" w:hAnsi="黑体"/>
          <w:color w:val="000000"/>
          <w:szCs w:val="21"/>
        </w:rPr>
        <w:pPrChange w:id="138" w:author="龙 雨" w:date="2022-09-04T18:38:00Z">
          <w:pPr>
            <w:snapToGrid w:val="0"/>
            <w:spacing w:before="60" w:after="60" w:line="312" w:lineRule="auto"/>
          </w:pPr>
        </w:pPrChange>
      </w:pPr>
      <w:ins w:id="139" w:author="龙 雨" w:date="2022-09-04T18:38:00Z">
        <w:r>
          <w:rPr>
            <w:rFonts w:ascii="黑体" w:eastAsia="黑体" w:hAnsi="黑体" w:hint="eastAsia"/>
            <w:color w:val="000000"/>
            <w:szCs w:val="21"/>
          </w:rPr>
          <w:t>中间过渡段：</w:t>
        </w:r>
      </w:ins>
      <w:ins w:id="140" w:author="龙 雨" w:date="2022-09-04T23:11:00Z">
        <w:r w:rsidR="00F8660E">
          <w:rPr>
            <w:rFonts w:ascii="黑体" w:eastAsia="黑体" w:hAnsi="黑体" w:hint="eastAsia"/>
            <w:color w:val="000000"/>
            <w:szCs w:val="21"/>
          </w:rPr>
          <w:t>（</w:t>
        </w:r>
        <w:r w:rsidR="00F8660E" w:rsidRPr="00F8660E">
          <w:rPr>
            <w:rFonts w:ascii="黑体" w:eastAsia="黑体" w:hAnsi="黑体" w:hint="eastAsia"/>
            <w:color w:val="000000"/>
            <w:szCs w:val="21"/>
          </w:rPr>
          <w:t>文章核心：幸福有三个变量——健康、家庭和收入，工作时间通过影响这三个变量，影响了劳工的幸福体验。</w:t>
        </w:r>
        <w:r w:rsidR="00F8660E">
          <w:rPr>
            <w:rFonts w:ascii="黑体" w:eastAsia="黑体" w:hAnsi="黑体" w:hint="eastAsia"/>
            <w:color w:val="000000"/>
            <w:szCs w:val="21"/>
          </w:rPr>
          <w:t>）</w:t>
        </w:r>
      </w:ins>
    </w:p>
    <w:p w14:paraId="51210DFA" w14:textId="77777777" w:rsidR="00303687" w:rsidRDefault="00303687" w:rsidP="00303687">
      <w:pPr>
        <w:snapToGrid w:val="0"/>
        <w:spacing w:before="60" w:after="60" w:line="312" w:lineRule="auto"/>
        <w:rPr>
          <w:ins w:id="141" w:author="龙 雨" w:date="2022-09-04T18:38:00Z"/>
          <w:rFonts w:ascii="黑体" w:eastAsia="黑体" w:hAnsi="黑体"/>
          <w:color w:val="000000"/>
          <w:szCs w:val="21"/>
        </w:rPr>
      </w:pPr>
      <w:ins w:id="142" w:author="龙 雨" w:date="2022-09-04T18:38:00Z"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从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2008年到2017年，中国经济体量和结构发生了重大变化，国内生产总值增长</w:t>
        </w:r>
        <w:r w:rsidRPr="00772935">
          <w:rPr>
            <w:rFonts w:ascii="黑体" w:eastAsia="黑体" w:hAnsi="黑体"/>
            <w:color w:val="FFAA02"/>
            <w:szCs w:val="21"/>
            <w:highlight w:val="yellow"/>
          </w:rPr>
          <w:t>102%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，第三产业产值超越第二产业，占总GDP的</w:t>
        </w:r>
        <w:r w:rsidRPr="00772935">
          <w:rPr>
            <w:rFonts w:ascii="黑体" w:eastAsia="黑体" w:hAnsi="黑体"/>
            <w:color w:val="FFAA02"/>
            <w:szCs w:val="21"/>
            <w:highlight w:val="yellow"/>
          </w:rPr>
          <w:t>51.6%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，成为了中国的主导产业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（改成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1978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年到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2020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年）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。</w:t>
        </w:r>
        <w:r>
          <w:rPr>
            <w:rFonts w:ascii="黑体" w:eastAsia="黑体" w:hAnsi="黑体" w:hint="eastAsia"/>
            <w:color w:val="000000"/>
            <w:szCs w:val="21"/>
          </w:rPr>
          <w:t>但2</w:t>
        </w:r>
        <w:r>
          <w:rPr>
            <w:rFonts w:ascii="黑体" w:eastAsia="黑体" w:hAnsi="黑体"/>
            <w:color w:val="000000"/>
            <w:szCs w:val="21"/>
          </w:rPr>
          <w:t>022</w:t>
        </w:r>
        <w:r>
          <w:rPr>
            <w:rFonts w:ascii="黑体" w:eastAsia="黑体" w:hAnsi="黑体" w:hint="eastAsia"/>
            <w:color w:val="000000"/>
            <w:szCs w:val="21"/>
          </w:rPr>
          <w:t>年《</w:t>
        </w:r>
        <w:r w:rsidRPr="00B31BC7">
          <w:rPr>
            <w:rFonts w:ascii="黑体" w:eastAsia="黑体" w:hAnsi="黑体" w:hint="eastAsia"/>
            <w:color w:val="000000"/>
            <w:szCs w:val="21"/>
          </w:rPr>
          <w:t>人民幸福指数研究报告</w:t>
        </w:r>
        <w:r>
          <w:rPr>
            <w:rFonts w:ascii="黑体" w:eastAsia="黑体" w:hAnsi="黑体" w:hint="eastAsia"/>
            <w:color w:val="000000"/>
            <w:szCs w:val="21"/>
          </w:rPr>
          <w:t>》指出“</w:t>
        </w:r>
        <w:r w:rsidRPr="00B31BC7">
          <w:rPr>
            <w:rFonts w:ascii="黑体" w:eastAsia="黑体" w:hAnsi="黑体" w:hint="eastAsia"/>
            <w:color w:val="000000"/>
            <w:szCs w:val="21"/>
          </w:rPr>
          <w:t>2006年以后，国民幸福总分的增幅小于GDP的增幅，意味着经济水平将不再是决定人民幸福的关键要素。</w:t>
        </w:r>
        <w:r>
          <w:rPr>
            <w:rFonts w:ascii="黑体" w:eastAsia="黑体" w:hAnsi="黑体" w:hint="eastAsia"/>
            <w:color w:val="000000"/>
            <w:szCs w:val="21"/>
          </w:rPr>
          <w:t>”收入和幸福的关系似乎并不是简单的正相关关系。</w:t>
        </w:r>
      </w:ins>
    </w:p>
    <w:p w14:paraId="7C22041C" w14:textId="77777777" w:rsidR="00303687" w:rsidRDefault="00303687" w:rsidP="00303687">
      <w:pPr>
        <w:snapToGrid w:val="0"/>
        <w:spacing w:before="60" w:after="60" w:line="312" w:lineRule="auto"/>
        <w:rPr>
          <w:ins w:id="143" w:author="龙 雨" w:date="2022-09-04T18:38:00Z"/>
          <w:rFonts w:ascii="黑体" w:eastAsia="黑体" w:hAnsi="黑体"/>
          <w:color w:val="000000"/>
          <w:szCs w:val="21"/>
        </w:rPr>
      </w:pPr>
    </w:p>
    <w:p w14:paraId="4004B3A3" w14:textId="77777777" w:rsidR="00303687" w:rsidRDefault="00303687" w:rsidP="00303687">
      <w:pPr>
        <w:snapToGrid w:val="0"/>
        <w:spacing w:before="60" w:after="60" w:line="312" w:lineRule="auto"/>
        <w:rPr>
          <w:ins w:id="144" w:author="龙 雨" w:date="2022-09-04T18:38:00Z"/>
          <w:rFonts w:ascii="黑体" w:eastAsia="黑体" w:hAnsi="黑体"/>
          <w:color w:val="000000"/>
          <w:szCs w:val="21"/>
        </w:rPr>
      </w:pPr>
      <w:ins w:id="145" w:author="龙 雨" w:date="2022-09-04T18:38:00Z">
        <w:r>
          <w:rPr>
            <w:rFonts w:ascii="黑体" w:eastAsia="黑体" w:hAnsi="黑体" w:hint="eastAsia"/>
            <w:color w:val="000000"/>
            <w:szCs w:val="21"/>
          </w:rPr>
          <w:t>关于幸福，</w:t>
        </w:r>
        <w:r w:rsidRPr="00241E08">
          <w:rPr>
            <w:rFonts w:ascii="黑体" w:eastAsia="黑体" w:hAnsi="黑体" w:hint="eastAsia"/>
            <w:color w:val="000000"/>
            <w:szCs w:val="21"/>
          </w:rPr>
          <w:t>经济学家和心理学家有一个概念，叫时间幸福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  <w:r w:rsidRPr="00241E08">
          <w:rPr>
            <w:rFonts w:ascii="黑体" w:eastAsia="黑体" w:hAnsi="黑体" w:hint="eastAsia"/>
            <w:color w:val="000000"/>
            <w:szCs w:val="21"/>
          </w:rPr>
          <w:t>在达到一定的收入水平后，如果需要你在时间和金钱中做出选择，你应该选择时间，从而让自己的主观幸福感最大化。</w:t>
        </w:r>
        <w:r>
          <w:rPr>
            <w:rFonts w:ascii="黑体" w:eastAsia="黑体" w:hAnsi="黑体" w:hint="eastAsia"/>
            <w:color w:val="000000"/>
            <w:szCs w:val="21"/>
          </w:rPr>
          <w:t>这些时间倘若花在健康、婚姻上，个人的主观幸福感将会上升。那么中国劳工的时间去哪儿了呢？</w:t>
        </w:r>
      </w:ins>
    </w:p>
    <w:p w14:paraId="0F6C4BA9" w14:textId="77777777" w:rsidR="00303687" w:rsidRDefault="00303687" w:rsidP="00303687">
      <w:pPr>
        <w:snapToGrid w:val="0"/>
        <w:spacing w:before="60" w:after="60" w:line="312" w:lineRule="auto"/>
        <w:rPr>
          <w:ins w:id="146" w:author="龙 雨" w:date="2022-09-04T18:38:00Z"/>
          <w:rFonts w:ascii="黑体" w:eastAsia="黑体" w:hAnsi="黑体"/>
          <w:color w:val="000000"/>
          <w:szCs w:val="21"/>
        </w:rPr>
      </w:pPr>
    </w:p>
    <w:p w14:paraId="489F44E5" w14:textId="77777777" w:rsidR="00303687" w:rsidRPr="0008244D" w:rsidRDefault="00303687" w:rsidP="00303687">
      <w:pPr>
        <w:snapToGrid w:val="0"/>
        <w:spacing w:before="60" w:after="60" w:line="312" w:lineRule="auto"/>
        <w:rPr>
          <w:ins w:id="147" w:author="龙 雨" w:date="2022-09-04T18:38:00Z"/>
          <w:rFonts w:ascii="黑体" w:eastAsia="黑体" w:hAnsi="黑体"/>
          <w:color w:val="000000"/>
          <w:szCs w:val="21"/>
        </w:rPr>
      </w:pPr>
      <w:ins w:id="148" w:author="龙 雨" w:date="2022-09-04T18:38:00Z">
        <w:r>
          <w:rPr>
            <w:rFonts w:ascii="黑体" w:eastAsia="黑体" w:hAnsi="黑体" w:hint="eastAsia"/>
            <w:color w:val="000000"/>
            <w:szCs w:val="21"/>
          </w:rPr>
          <w:t>2</w:t>
        </w:r>
        <w:r>
          <w:rPr>
            <w:rFonts w:ascii="黑体" w:eastAsia="黑体" w:hAnsi="黑体"/>
            <w:color w:val="000000"/>
            <w:szCs w:val="21"/>
          </w:rPr>
          <w:t>018</w:t>
        </w:r>
        <w:r>
          <w:rPr>
            <w:rFonts w:ascii="黑体" w:eastAsia="黑体" w:hAnsi="黑体" w:hint="eastAsia"/>
            <w:color w:val="000000"/>
            <w:szCs w:val="21"/>
          </w:rPr>
          <w:t>年国家统计局发布了第二次全国时间利用调查，与1</w:t>
        </w:r>
        <w:r>
          <w:rPr>
            <w:rFonts w:ascii="黑体" w:eastAsia="黑体" w:hAnsi="黑体"/>
            <w:color w:val="000000"/>
            <w:szCs w:val="21"/>
          </w:rPr>
          <w:t>0</w:t>
        </w:r>
        <w:r>
          <w:rPr>
            <w:rFonts w:ascii="黑体" w:eastAsia="黑体" w:hAnsi="黑体" w:hint="eastAsia"/>
            <w:color w:val="000000"/>
            <w:szCs w:val="21"/>
          </w:rPr>
          <w:t>年前的</w:t>
        </w:r>
        <w:r w:rsidRPr="00F115FA">
          <w:rPr>
            <w:rFonts w:ascii="黑体" w:eastAsia="黑体" w:hAnsi="黑体" w:hint="eastAsia"/>
            <w:color w:val="000000"/>
            <w:szCs w:val="21"/>
          </w:rPr>
          <w:t>数据显示，</w:t>
        </w:r>
        <w:r w:rsidRPr="00F115FA">
          <w:rPr>
            <w:rFonts w:ascii="黑体" w:eastAsia="黑体" w:hAnsi="黑体"/>
            <w:color w:val="000000"/>
            <w:szCs w:val="21"/>
          </w:rPr>
          <w:t>中国人日均工作时间大幅上升</w:t>
        </w:r>
        <w:r w:rsidRPr="00F115FA">
          <w:rPr>
            <w:rFonts w:ascii="黑体" w:eastAsia="黑体" w:hAnsi="黑体"/>
            <w:color w:val="FFAA02"/>
            <w:szCs w:val="21"/>
          </w:rPr>
          <w:t>1.08小时</w:t>
        </w:r>
        <w:r>
          <w:rPr>
            <w:rFonts w:ascii="黑体" w:eastAsia="黑体" w:hAnsi="黑体" w:hint="eastAsia"/>
            <w:color w:val="000000"/>
            <w:szCs w:val="21"/>
          </w:rPr>
          <w:t>。与此同时，一组在2</w:t>
        </w:r>
        <w:r>
          <w:rPr>
            <w:rFonts w:ascii="黑体" w:eastAsia="黑体" w:hAnsi="黑体"/>
            <w:color w:val="000000"/>
            <w:szCs w:val="21"/>
          </w:rPr>
          <w:t>021</w:t>
        </w:r>
        <w:r>
          <w:rPr>
            <w:rFonts w:ascii="黑体" w:eastAsia="黑体" w:hAnsi="黑体" w:hint="eastAsia"/>
            <w:color w:val="000000"/>
            <w:szCs w:val="21"/>
          </w:rPr>
          <w:t>年由</w:t>
        </w:r>
        <w:r w:rsidRPr="00F248FB">
          <w:rPr>
            <w:rFonts w:ascii="黑体" w:eastAsia="黑体" w:hAnsi="黑体"/>
            <w:color w:val="000000"/>
            <w:szCs w:val="21"/>
          </w:rPr>
          <w:t>3848</w:t>
        </w:r>
        <w:r>
          <w:rPr>
            <w:rFonts w:ascii="黑体" w:eastAsia="黑体" w:hAnsi="黑体" w:hint="eastAsia"/>
            <w:color w:val="000000"/>
            <w:szCs w:val="21"/>
          </w:rPr>
          <w:t>位互联网“打工人”自填的上班时长数据显示，互联网员工日</w:t>
        </w:r>
        <w:r w:rsidRPr="00F248FB">
          <w:rPr>
            <w:rFonts w:ascii="黑体" w:eastAsia="黑体" w:hAnsi="黑体" w:hint="eastAsia"/>
            <w:color w:val="000000"/>
            <w:szCs w:val="21"/>
          </w:rPr>
          <w:t>均工作时长达</w:t>
        </w:r>
        <w:r w:rsidRPr="00F248FB">
          <w:rPr>
            <w:rFonts w:ascii="黑体" w:eastAsia="黑体" w:hAnsi="黑体" w:hint="eastAsia"/>
            <w:color w:val="FFC000"/>
            <w:szCs w:val="21"/>
          </w:rPr>
          <w:t>10小时28分钟15秒。</w:t>
        </w:r>
        <w:r w:rsidRPr="00772935">
          <w:rPr>
            <w:rFonts w:ascii="黑体" w:eastAsia="黑体" w:hAnsi="黑体" w:hint="eastAsia"/>
            <w:color w:val="FFC000"/>
            <w:szCs w:val="21"/>
            <w:highlight w:val="yellow"/>
          </w:rPr>
          <w:t>（补充健康和家庭的数据）</w:t>
        </w:r>
      </w:ins>
    </w:p>
    <w:p w14:paraId="63FF03F6" w14:textId="621EA092" w:rsidR="00303687" w:rsidRPr="00F8660E" w:rsidRDefault="00303687">
      <w:pPr>
        <w:snapToGrid w:val="0"/>
        <w:spacing w:before="60" w:after="60" w:line="312" w:lineRule="auto"/>
        <w:rPr>
          <w:ins w:id="149" w:author="龙 雨" w:date="2022-09-04T18:38:00Z"/>
          <w:rFonts w:ascii="黑体" w:eastAsia="黑体" w:hAnsi="黑体"/>
          <w:color w:val="000000"/>
          <w:szCs w:val="21"/>
        </w:rPr>
      </w:pPr>
    </w:p>
    <w:p w14:paraId="372920A0" w14:textId="77777777" w:rsidR="00303687" w:rsidRDefault="00303687" w:rsidP="00303687">
      <w:pPr>
        <w:snapToGrid w:val="0"/>
        <w:spacing w:before="60" w:after="60" w:line="312" w:lineRule="auto"/>
        <w:rPr>
          <w:ins w:id="150" w:author="龙 雨" w:date="2022-09-04T18:40:00Z"/>
          <w:rFonts w:ascii="黑体" w:eastAsia="黑体" w:hAnsi="黑体"/>
          <w:color w:val="000000" w:themeColor="text1"/>
          <w:szCs w:val="21"/>
        </w:rPr>
      </w:pPr>
      <w:ins w:id="151" w:author="龙 雨" w:date="2022-09-04T18:40:00Z">
        <w:r>
          <w:rPr>
            <w:rFonts w:ascii="黑体" w:eastAsia="黑体" w:hAnsi="黑体" w:hint="eastAsia"/>
            <w:color w:val="000000" w:themeColor="text1"/>
            <w:szCs w:val="21"/>
          </w:rPr>
          <w:t>人们究竟在追寻什么？幸福与金钱，是否能够兼得？我们尝试从</w:t>
        </w:r>
        <w:r w:rsidRPr="00522C75">
          <w:rPr>
            <w:rFonts w:ascii="黑体" w:eastAsia="黑体" w:hAnsi="黑体" w:hint="eastAsia"/>
            <w:color w:val="FFC000"/>
            <w:szCs w:val="21"/>
          </w:rPr>
          <w:t>工作时间</w:t>
        </w:r>
        <w:r>
          <w:rPr>
            <w:rFonts w:ascii="黑体" w:eastAsia="黑体" w:hAnsi="黑体" w:hint="eastAsia"/>
            <w:color w:val="000000" w:themeColor="text1"/>
            <w:szCs w:val="21"/>
          </w:rPr>
          <w:t>与</w:t>
        </w:r>
        <w:r w:rsidRPr="00522C75">
          <w:rPr>
            <w:rFonts w:ascii="黑体" w:eastAsia="黑体" w:hAnsi="黑体" w:hint="eastAsia"/>
            <w:color w:val="FFC000"/>
            <w:szCs w:val="21"/>
          </w:rPr>
          <w:t>所获报酬</w:t>
        </w:r>
        <w:r>
          <w:rPr>
            <w:rFonts w:ascii="黑体" w:eastAsia="黑体" w:hAnsi="黑体" w:hint="eastAsia"/>
            <w:color w:val="000000" w:themeColor="text1"/>
            <w:szCs w:val="21"/>
          </w:rPr>
          <w:t>的关系中寻找答案。</w:t>
        </w:r>
      </w:ins>
    </w:p>
    <w:p w14:paraId="3FD55A30" w14:textId="77777777" w:rsidR="00303687" w:rsidRDefault="00303687" w:rsidP="00303687">
      <w:pPr>
        <w:snapToGrid w:val="0"/>
        <w:spacing w:before="60" w:after="60" w:line="312" w:lineRule="auto"/>
        <w:rPr>
          <w:ins w:id="152" w:author="龙 雨" w:date="2022-09-04T18:40:00Z"/>
          <w:rFonts w:ascii="黑体" w:eastAsia="黑体" w:hAnsi="黑体"/>
          <w:color w:val="000000"/>
          <w:szCs w:val="21"/>
        </w:rPr>
      </w:pPr>
      <w:ins w:id="153" w:author="龙 雨" w:date="2022-09-04T18:40:00Z">
        <w:r w:rsidRPr="001017DE">
          <w:rPr>
            <w:rFonts w:ascii="黑体" w:eastAsia="黑体" w:hAnsi="黑体"/>
            <w:color w:val="000000"/>
            <w:szCs w:val="21"/>
          </w:rPr>
          <w:t>1994年， 美国经济学家提出著名的“克鲁格曼质疑”，道出一种境况——中国的劳动者，似乎只能靠拼汗水与劳动时间来赚钱，工作时长远高于欧美国家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</w:ins>
    </w:p>
    <w:p w14:paraId="76F1C8E3" w14:textId="77777777" w:rsidR="00303687" w:rsidRPr="00042AF2" w:rsidRDefault="00303687" w:rsidP="00303687">
      <w:pPr>
        <w:snapToGrid w:val="0"/>
        <w:spacing w:before="60" w:after="60" w:line="312" w:lineRule="auto"/>
        <w:rPr>
          <w:ins w:id="154" w:author="龙 雨" w:date="2022-09-04T18:40:00Z"/>
          <w:rFonts w:ascii="黑体" w:eastAsia="黑体" w:hAnsi="黑体"/>
          <w:color w:val="000000"/>
          <w:szCs w:val="21"/>
        </w:rPr>
      </w:pPr>
    </w:p>
    <w:p w14:paraId="34B4AA6C" w14:textId="6FC2892F" w:rsidR="00303687" w:rsidRPr="005761A3" w:rsidRDefault="00CE2E3B" w:rsidP="00303687">
      <w:pPr>
        <w:snapToGrid w:val="0"/>
        <w:spacing w:before="60" w:after="60" w:line="312" w:lineRule="auto"/>
        <w:rPr>
          <w:ins w:id="155" w:author="龙 雨" w:date="2022-09-04T18:40:00Z"/>
          <w:rFonts w:ascii="黑体" w:eastAsia="黑体" w:hAnsi="黑体"/>
          <w:color w:val="000000"/>
          <w:szCs w:val="21"/>
        </w:rPr>
      </w:pPr>
      <w:ins w:id="156" w:author="龙 雨" w:date="2022-09-07T11:03:00Z"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《2</w:t>
        </w:r>
        <w:r w:rsidRPr="008C771A">
          <w:rPr>
            <w:rFonts w:ascii="黑体" w:eastAsia="黑体" w:hAnsi="黑体"/>
            <w:color w:val="000000"/>
            <w:szCs w:val="21"/>
            <w:highlight w:val="yellow"/>
          </w:rPr>
          <w:t>0</w:t>
        </w:r>
        <w:r>
          <w:rPr>
            <w:rFonts w:ascii="黑体" w:eastAsia="黑体" w:hAnsi="黑体"/>
            <w:color w:val="000000"/>
            <w:szCs w:val="21"/>
            <w:highlight w:val="yellow"/>
          </w:rPr>
          <w:t>21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年中国劳动统计年鉴》显示，</w:t>
        </w:r>
        <w:r>
          <w:rPr>
            <w:rFonts w:ascii="黑体" w:eastAsia="黑体" w:hAnsi="黑体" w:hint="eastAsia"/>
            <w:color w:val="000000"/>
            <w:szCs w:val="21"/>
            <w:highlight w:val="yellow"/>
          </w:rPr>
          <w:t>上年度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中国城镇就业人员调查周平均工作时间</w:t>
        </w:r>
        <w:r>
          <w:rPr>
            <w:rFonts w:ascii="黑体" w:eastAsia="黑体" w:hAnsi="黑体" w:hint="eastAsia"/>
            <w:color w:val="000000"/>
            <w:szCs w:val="21"/>
            <w:highlight w:val="yellow"/>
          </w:rPr>
          <w:t>为</w:t>
        </w:r>
        <w:r w:rsidRPr="008C771A">
          <w:rPr>
            <w:rFonts w:ascii="黑体" w:eastAsia="黑体" w:hAnsi="黑体" w:hint="eastAsia"/>
            <w:color w:val="FFAA02"/>
            <w:szCs w:val="21"/>
            <w:highlight w:val="yellow"/>
          </w:rPr>
          <w:t>4</w:t>
        </w:r>
        <w:r>
          <w:rPr>
            <w:rFonts w:ascii="黑体" w:eastAsia="黑体" w:hAnsi="黑体"/>
            <w:color w:val="FFAA02"/>
            <w:szCs w:val="21"/>
            <w:highlight w:val="yellow"/>
          </w:rPr>
          <w:t>7.8</w:t>
        </w:r>
        <w:r w:rsidRPr="008C771A">
          <w:rPr>
            <w:rFonts w:ascii="黑体" w:eastAsia="黑体" w:hAnsi="黑体" w:hint="eastAsia"/>
            <w:color w:val="FFAA02"/>
            <w:szCs w:val="21"/>
            <w:highlight w:val="yellow"/>
          </w:rPr>
          <w:t>小时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，远超O</w:t>
        </w:r>
        <w:r w:rsidRPr="008C771A">
          <w:rPr>
            <w:rFonts w:ascii="黑体" w:eastAsia="黑体" w:hAnsi="黑体"/>
            <w:color w:val="000000"/>
            <w:szCs w:val="21"/>
            <w:highlight w:val="yellow"/>
          </w:rPr>
          <w:t>EDC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国家的周平均劳动时间——3</w:t>
        </w:r>
        <w:r w:rsidRPr="008C771A">
          <w:rPr>
            <w:rFonts w:ascii="黑体" w:eastAsia="黑体" w:hAnsi="黑体"/>
            <w:color w:val="000000"/>
            <w:szCs w:val="21"/>
            <w:highlight w:val="yellow"/>
          </w:rPr>
          <w:t>7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.</w:t>
        </w:r>
        <w:r w:rsidRPr="008C771A">
          <w:rPr>
            <w:rFonts w:ascii="黑体" w:eastAsia="黑体" w:hAnsi="黑体"/>
            <w:color w:val="000000"/>
            <w:szCs w:val="21"/>
            <w:highlight w:val="yellow"/>
          </w:rPr>
          <w:t>1</w:t>
        </w:r>
        <w:r w:rsidRPr="008C771A">
          <w:rPr>
            <w:rFonts w:ascii="黑体" w:eastAsia="黑体" w:hAnsi="黑体" w:hint="eastAsia"/>
            <w:color w:val="000000"/>
            <w:szCs w:val="21"/>
            <w:highlight w:val="yellow"/>
          </w:rPr>
          <w:t>小时</w:t>
        </w:r>
      </w:ins>
      <w:ins w:id="157" w:author="龙 雨" w:date="2022-09-04T18:40:00Z">
        <w:r w:rsidR="00303687" w:rsidRPr="005761A3">
          <w:rPr>
            <w:rFonts w:ascii="黑体" w:eastAsia="黑体" w:hAnsi="黑体" w:hint="eastAsia"/>
            <w:color w:val="000000"/>
            <w:szCs w:val="21"/>
          </w:rPr>
          <w:t>。而《中华人民共和国劳动法》规定</w:t>
        </w:r>
        <w:r w:rsidR="00303687">
          <w:rPr>
            <w:rFonts w:ascii="黑体" w:eastAsia="黑体" w:hAnsi="黑体" w:hint="eastAsia"/>
            <w:color w:val="000000"/>
            <w:szCs w:val="21"/>
          </w:rPr>
          <w:t>，</w:t>
        </w:r>
        <w:r w:rsidR="00303687" w:rsidRPr="005761A3">
          <w:rPr>
            <w:rFonts w:ascii="黑体" w:eastAsia="黑体" w:hAnsi="黑体" w:hint="eastAsia"/>
            <w:color w:val="000000"/>
            <w:szCs w:val="21"/>
          </w:rPr>
          <w:t>“</w:t>
        </w:r>
        <w:r w:rsidR="00303687" w:rsidRPr="005761A3">
          <w:rPr>
            <w:rFonts w:ascii="黑体" w:eastAsia="黑体" w:hAnsi="黑体"/>
            <w:color w:val="000000"/>
            <w:szCs w:val="21"/>
          </w:rPr>
          <w:t>国家实行劳动者每日工作时间不超过</w:t>
        </w:r>
        <w:r w:rsidR="00303687">
          <w:rPr>
            <w:rFonts w:ascii="黑体" w:eastAsia="黑体" w:hAnsi="黑体" w:hint="eastAsia"/>
            <w:color w:val="000000"/>
            <w:szCs w:val="21"/>
          </w:rPr>
          <w:t>8</w:t>
        </w:r>
        <w:r w:rsidR="00303687" w:rsidRPr="005761A3">
          <w:rPr>
            <w:rFonts w:ascii="黑体" w:eastAsia="黑体" w:hAnsi="黑体"/>
            <w:color w:val="000000"/>
            <w:szCs w:val="21"/>
          </w:rPr>
          <w:t>小时、平均每周工作时间不超过</w:t>
        </w:r>
        <w:r w:rsidR="00303687">
          <w:rPr>
            <w:rFonts w:ascii="黑体" w:eastAsia="黑体" w:hAnsi="黑体" w:hint="eastAsia"/>
            <w:color w:val="000000"/>
            <w:szCs w:val="21"/>
          </w:rPr>
          <w:t>4</w:t>
        </w:r>
        <w:r w:rsidR="00303687">
          <w:rPr>
            <w:rFonts w:ascii="黑体" w:eastAsia="黑体" w:hAnsi="黑体"/>
            <w:color w:val="000000"/>
            <w:szCs w:val="21"/>
          </w:rPr>
          <w:t>4</w:t>
        </w:r>
        <w:r w:rsidR="00303687" w:rsidRPr="005761A3">
          <w:rPr>
            <w:rFonts w:ascii="黑体" w:eastAsia="黑体" w:hAnsi="黑体"/>
            <w:color w:val="000000"/>
            <w:szCs w:val="21"/>
          </w:rPr>
          <w:t>小时的工时制度</w:t>
        </w:r>
        <w:r w:rsidR="00303687" w:rsidRPr="005761A3">
          <w:rPr>
            <w:rFonts w:ascii="黑体" w:eastAsia="黑体" w:hAnsi="黑体" w:hint="eastAsia"/>
            <w:color w:val="000000"/>
            <w:szCs w:val="21"/>
          </w:rPr>
          <w:t>”。</w:t>
        </w:r>
      </w:ins>
    </w:p>
    <w:p w14:paraId="11FAB1C0" w14:textId="77777777" w:rsidR="00303687" w:rsidRDefault="00303687" w:rsidP="00303687">
      <w:pPr>
        <w:snapToGrid w:val="0"/>
        <w:spacing w:before="60" w:after="60" w:line="312" w:lineRule="auto"/>
        <w:rPr>
          <w:ins w:id="158" w:author="龙 雨" w:date="2022-09-04T18:40:00Z"/>
          <w:rFonts w:ascii="黑体" w:eastAsia="黑体" w:hAnsi="黑体"/>
          <w:color w:val="000000" w:themeColor="text1"/>
          <w:szCs w:val="21"/>
        </w:rPr>
      </w:pPr>
      <w:ins w:id="159" w:author="龙 雨" w:date="2022-09-04T18:40:00Z">
        <w:r>
          <w:rPr>
            <w:rFonts w:ascii="黑体" w:eastAsia="黑体" w:hAnsi="黑体" w:hint="eastAsia"/>
            <w:color w:val="000000" w:themeColor="text1"/>
            <w:szCs w:val="21"/>
          </w:rPr>
          <w:t>世界经济引擎传说与互联网高薪神话的背后，中国“打工人”那些安康富贵、</w:t>
        </w:r>
        <w:r w:rsidRPr="003F6051">
          <w:rPr>
            <w:rFonts w:ascii="黑体" w:eastAsia="黑体" w:hAnsi="黑体" w:hint="eastAsia"/>
            <w:color w:val="000000" w:themeColor="text1"/>
            <w:szCs w:val="21"/>
          </w:rPr>
          <w:t>阖家美满</w:t>
        </w:r>
        <w:r>
          <w:rPr>
            <w:rFonts w:ascii="黑体" w:eastAsia="黑体" w:hAnsi="黑体" w:hint="eastAsia"/>
            <w:color w:val="000000" w:themeColor="text1"/>
            <w:szCs w:val="21"/>
          </w:rPr>
          <w:t>的终极愿望实现了吗？</w:t>
        </w:r>
      </w:ins>
    </w:p>
    <w:p w14:paraId="1100C5F3" w14:textId="07D2F17F" w:rsidR="00303687" w:rsidRDefault="00303687">
      <w:pPr>
        <w:snapToGrid w:val="0"/>
        <w:spacing w:before="60" w:after="60" w:line="312" w:lineRule="auto"/>
        <w:rPr>
          <w:ins w:id="160" w:author="龙 雨" w:date="2022-09-04T18:44:00Z"/>
          <w:rFonts w:ascii="黑体" w:eastAsia="黑体" w:hAnsi="黑体"/>
          <w:color w:val="000000"/>
          <w:szCs w:val="21"/>
        </w:rPr>
      </w:pPr>
    </w:p>
    <w:p w14:paraId="53DC0092" w14:textId="6C308FA2" w:rsidR="003D6827" w:rsidRPr="003E7C9D" w:rsidRDefault="003D6827">
      <w:pPr>
        <w:pStyle w:val="a8"/>
        <w:numPr>
          <w:ilvl w:val="0"/>
          <w:numId w:val="36"/>
        </w:numPr>
        <w:snapToGrid w:val="0"/>
        <w:spacing w:before="60" w:after="60" w:line="312" w:lineRule="auto"/>
        <w:ind w:firstLineChars="0"/>
        <w:rPr>
          <w:ins w:id="161" w:author="龙 雨" w:date="2022-09-04T18:44:00Z"/>
          <w:rFonts w:ascii="黑体" w:eastAsia="黑体" w:hAnsi="黑体"/>
          <w:b/>
          <w:bCs/>
          <w:color w:val="000000"/>
          <w:sz w:val="24"/>
          <w:szCs w:val="24"/>
          <w:rPrChange w:id="162" w:author="龙 雨" w:date="2022-09-04T23:08:00Z">
            <w:rPr>
              <w:ins w:id="163" w:author="龙 雨" w:date="2022-09-04T18:44:00Z"/>
            </w:rPr>
          </w:rPrChange>
        </w:rPr>
        <w:pPrChange w:id="164" w:author="龙 雨" w:date="2022-09-04T23:08:00Z">
          <w:pPr>
            <w:numPr>
              <w:numId w:val="33"/>
            </w:numPr>
            <w:snapToGrid w:val="0"/>
            <w:spacing w:before="60" w:after="60" w:line="312" w:lineRule="auto"/>
            <w:ind w:left="462" w:hangingChars="220" w:hanging="462"/>
          </w:pPr>
        </w:pPrChange>
      </w:pPr>
      <w:ins w:id="165" w:author="龙 雨" w:date="2022-09-04T18:44:00Z">
        <w:r w:rsidRPr="003E7C9D">
          <w:rPr>
            <w:rFonts w:ascii="黑体" w:eastAsia="黑体" w:hAnsi="黑体"/>
            <w:b/>
            <w:bCs/>
            <w:color w:val="000000"/>
            <w:sz w:val="24"/>
            <w:szCs w:val="24"/>
            <w:rPrChange w:id="166" w:author="龙 雨" w:date="2022-09-04T23:08:00Z">
              <w:rPr/>
            </w:rPrChange>
          </w:rPr>
          <w:t>“</w:t>
        </w:r>
        <w:r w:rsidRPr="003E7C9D">
          <w:rPr>
            <w:rFonts w:ascii="黑体" w:eastAsia="黑体" w:hAnsi="黑体" w:hint="eastAsia"/>
            <w:b/>
            <w:bCs/>
            <w:color w:val="000000"/>
            <w:sz w:val="24"/>
            <w:szCs w:val="24"/>
            <w:rPrChange w:id="167" w:author="龙 雨" w:date="2022-09-04T23:08:00Z">
              <w:rPr>
                <w:rFonts w:hint="eastAsia"/>
              </w:rPr>
            </w:rPrChange>
          </w:rPr>
          <w:t>勤劳</w:t>
        </w:r>
        <w:r w:rsidRPr="003E7C9D">
          <w:rPr>
            <w:rFonts w:ascii="黑体" w:eastAsia="黑体" w:hAnsi="黑体"/>
            <w:b/>
            <w:bCs/>
            <w:color w:val="000000"/>
            <w:sz w:val="24"/>
            <w:szCs w:val="24"/>
            <w:rPrChange w:id="168" w:author="龙 雨" w:date="2022-09-04T23:08:00Z">
              <w:rPr/>
            </w:rPrChange>
          </w:rPr>
          <w:t>”</w:t>
        </w:r>
        <w:r w:rsidRPr="003E7C9D">
          <w:rPr>
            <w:rFonts w:ascii="黑体" w:eastAsia="黑体" w:hAnsi="黑体" w:hint="eastAsia"/>
            <w:b/>
            <w:bCs/>
            <w:color w:val="000000"/>
            <w:sz w:val="24"/>
            <w:szCs w:val="24"/>
            <w:rPrChange w:id="169" w:author="龙 雨" w:date="2022-09-04T23:08:00Z">
              <w:rPr>
                <w:rFonts w:hint="eastAsia"/>
              </w:rPr>
            </w:rPrChange>
          </w:rPr>
          <w:t>的人们：持续增长的工作时间</w:t>
        </w:r>
      </w:ins>
    </w:p>
    <w:p w14:paraId="3A0ED242" w14:textId="77777777" w:rsidR="003D6827" w:rsidRPr="007C0146" w:rsidRDefault="003D6827" w:rsidP="003D6827">
      <w:pPr>
        <w:numPr>
          <w:ilvl w:val="0"/>
          <w:numId w:val="32"/>
        </w:numPr>
        <w:snapToGrid w:val="0"/>
        <w:spacing w:before="60" w:after="60" w:line="312" w:lineRule="auto"/>
        <w:ind w:left="337" w:hangingChars="160" w:hanging="337"/>
        <w:rPr>
          <w:ins w:id="170" w:author="龙 雨" w:date="2022-09-04T18:44:00Z"/>
          <w:rFonts w:ascii="黑体" w:eastAsia="黑体" w:hAnsi="黑体"/>
          <w:b/>
          <w:bCs/>
          <w:color w:val="000000"/>
          <w:szCs w:val="21"/>
        </w:rPr>
      </w:pPr>
      <w:ins w:id="171" w:author="龙 雨" w:date="2022-09-04T18:44:00Z">
        <w:r w:rsidRPr="007C0146">
          <w:rPr>
            <w:rFonts w:ascii="黑体" w:eastAsia="黑体" w:hAnsi="黑体"/>
            <w:b/>
            <w:bCs/>
            <w:color w:val="000000"/>
            <w:szCs w:val="21"/>
          </w:rPr>
          <w:t>十年间</w:t>
        </w:r>
        <w:r w:rsidRPr="007C0146">
          <w:rPr>
            <w:rFonts w:ascii="黑体" w:eastAsia="黑体" w:hAnsi="黑体" w:hint="eastAsia"/>
            <w:b/>
            <w:bCs/>
            <w:color w:val="000000"/>
            <w:szCs w:val="21"/>
          </w:rPr>
          <w:t>，工作时</w:t>
        </w:r>
        <w:r w:rsidRPr="007C0146">
          <w:rPr>
            <w:rFonts w:ascii="黑体" w:eastAsia="黑体" w:hAnsi="黑体"/>
            <w:b/>
            <w:bCs/>
            <w:color w:val="000000"/>
            <w:szCs w:val="21"/>
          </w:rPr>
          <w:t>间</w:t>
        </w:r>
        <w:r w:rsidRPr="007C0146">
          <w:rPr>
            <w:rFonts w:ascii="黑体" w:eastAsia="黑体" w:hAnsi="黑体" w:hint="eastAsia"/>
            <w:b/>
            <w:bCs/>
            <w:color w:val="000000"/>
            <w:szCs w:val="21"/>
          </w:rPr>
          <w:t>大幅增加</w:t>
        </w:r>
      </w:ins>
    </w:p>
    <w:p w14:paraId="65A4F30F" w14:textId="77777777" w:rsidR="003D6827" w:rsidRDefault="003D6827" w:rsidP="003D6827">
      <w:pPr>
        <w:snapToGrid w:val="0"/>
        <w:spacing w:before="60" w:after="60" w:line="312" w:lineRule="auto"/>
        <w:rPr>
          <w:ins w:id="172" w:author="龙 雨" w:date="2022-09-04T18:44:00Z"/>
          <w:rFonts w:ascii="黑体" w:eastAsia="黑体" w:hAnsi="黑体"/>
          <w:color w:val="000000"/>
          <w:szCs w:val="21"/>
        </w:rPr>
      </w:pPr>
      <w:ins w:id="173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中国“打工人”正在为工作花费更多生命时光。</w:t>
        </w:r>
      </w:ins>
    </w:p>
    <w:p w14:paraId="040D726D" w14:textId="77777777" w:rsidR="003D6827" w:rsidRPr="001017DE" w:rsidRDefault="003D6827" w:rsidP="003D6827">
      <w:pPr>
        <w:snapToGrid w:val="0"/>
        <w:spacing w:before="60" w:after="60" w:line="312" w:lineRule="auto"/>
        <w:rPr>
          <w:ins w:id="174" w:author="龙 雨" w:date="2022-09-04T18:44:00Z"/>
          <w:rFonts w:ascii="黑体" w:eastAsia="黑体" w:hAnsi="黑体"/>
          <w:color w:val="000000"/>
          <w:szCs w:val="21"/>
        </w:rPr>
      </w:pPr>
      <w:ins w:id="175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lastRenderedPageBreak/>
          <w:t>调查显示，</w:t>
        </w:r>
        <w:r w:rsidRPr="00C0687C">
          <w:rPr>
            <w:rFonts w:ascii="黑体" w:eastAsia="黑体" w:hAnsi="黑体"/>
            <w:color w:val="000000"/>
            <w:szCs w:val="21"/>
          </w:rPr>
          <w:t>2008-2018年</w:t>
        </w:r>
        <w:r w:rsidRPr="001017DE">
          <w:rPr>
            <w:rFonts w:ascii="黑体" w:eastAsia="黑体" w:hAnsi="黑体"/>
            <w:color w:val="000000"/>
            <w:szCs w:val="21"/>
          </w:rPr>
          <w:t>，中国城镇就业人员周平均工作时间增加</w:t>
        </w:r>
        <w:r w:rsidRPr="001017DE">
          <w:rPr>
            <w:rFonts w:ascii="黑体" w:eastAsia="黑体" w:hAnsi="黑体"/>
            <w:color w:val="FFB700"/>
            <w:szCs w:val="21"/>
          </w:rPr>
          <w:t>2.22小时</w:t>
        </w:r>
        <w:r w:rsidRPr="001017DE">
          <w:rPr>
            <w:rFonts w:ascii="黑体" w:eastAsia="黑体" w:hAnsi="黑体"/>
            <w:color w:val="000000"/>
            <w:szCs w:val="21"/>
          </w:rPr>
          <w:t>，中国参与工作者劳动时间由7.22小时上涨到</w:t>
        </w:r>
        <w:r w:rsidRPr="002D39A9">
          <w:rPr>
            <w:rFonts w:ascii="黑体" w:eastAsia="黑体" w:hAnsi="黑体"/>
            <w:color w:val="FFC000"/>
            <w:szCs w:val="21"/>
          </w:rPr>
          <w:t>7.68</w:t>
        </w:r>
        <w:r w:rsidRPr="00620B74">
          <w:rPr>
            <w:rFonts w:ascii="黑体" w:eastAsia="黑体" w:hAnsi="黑体"/>
            <w:color w:val="FFC000"/>
            <w:szCs w:val="21"/>
          </w:rPr>
          <w:t>小时</w:t>
        </w:r>
        <w:r w:rsidRPr="001017DE">
          <w:rPr>
            <w:rFonts w:ascii="黑体" w:eastAsia="黑体" w:hAnsi="黑体"/>
            <w:color w:val="000000"/>
            <w:szCs w:val="21"/>
          </w:rPr>
          <w:t>。</w:t>
        </w:r>
      </w:ins>
    </w:p>
    <w:p w14:paraId="12EB6943" w14:textId="77777777" w:rsidR="003D6827" w:rsidRPr="001017DE" w:rsidRDefault="003D6827" w:rsidP="003D6827">
      <w:pPr>
        <w:snapToGrid w:val="0"/>
        <w:spacing w:before="60" w:after="60" w:line="312" w:lineRule="auto"/>
        <w:rPr>
          <w:ins w:id="176" w:author="龙 雨" w:date="2022-09-04T18:44:00Z"/>
          <w:rFonts w:ascii="黑体" w:eastAsia="黑体" w:hAnsi="黑体"/>
          <w:color w:val="000000"/>
          <w:szCs w:val="21"/>
        </w:rPr>
      </w:pPr>
      <w:ins w:id="177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drawing>
            <wp:inline distT="0" distB="0" distL="0" distR="0" wp14:anchorId="4F9943AE" wp14:editId="45C64C24">
              <wp:extent cx="5760720" cy="4320540"/>
              <wp:effectExtent l="0" t="0" r="508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20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31E283" w14:textId="77777777" w:rsidR="003D6827" w:rsidRPr="001017DE" w:rsidRDefault="003D6827" w:rsidP="003D6827">
      <w:pPr>
        <w:snapToGrid w:val="0"/>
        <w:spacing w:before="60" w:after="60" w:line="312" w:lineRule="auto"/>
        <w:rPr>
          <w:ins w:id="178" w:author="龙 雨" w:date="2022-09-04T18:44:00Z"/>
          <w:rFonts w:ascii="黑体" w:eastAsia="黑体" w:hAnsi="黑体"/>
          <w:color w:val="000000"/>
          <w:szCs w:val="21"/>
        </w:rPr>
      </w:pPr>
    </w:p>
    <w:p w14:paraId="50CBBE1D" w14:textId="77777777" w:rsidR="003D6827" w:rsidRPr="001017DE" w:rsidRDefault="003D6827" w:rsidP="003D6827">
      <w:pPr>
        <w:numPr>
          <w:ilvl w:val="0"/>
          <w:numId w:val="32"/>
        </w:numPr>
        <w:snapToGrid w:val="0"/>
        <w:spacing w:before="60" w:after="60" w:line="312" w:lineRule="auto"/>
        <w:ind w:left="337" w:hangingChars="160" w:hanging="337"/>
        <w:rPr>
          <w:ins w:id="179" w:author="龙 雨" w:date="2022-09-04T18:44:00Z"/>
          <w:rFonts w:ascii="黑体" w:eastAsia="黑体" w:hAnsi="黑体"/>
          <w:b/>
          <w:bCs/>
          <w:color w:val="000000"/>
          <w:szCs w:val="21"/>
        </w:rPr>
      </w:pPr>
      <w:ins w:id="180" w:author="龙 雨" w:date="2022-09-04T18:44:00Z">
        <w:r>
          <w:rPr>
            <w:rFonts w:ascii="黑体" w:eastAsia="黑体" w:hAnsi="黑体" w:hint="eastAsia"/>
            <w:b/>
            <w:bCs/>
            <w:color w:val="000000"/>
            <w:szCs w:val="21"/>
          </w:rPr>
          <w:t>有酬劳动：“养家糊口”的“粮食”来源</w:t>
        </w:r>
      </w:ins>
    </w:p>
    <w:p w14:paraId="3349488F" w14:textId="77777777" w:rsidR="003D6827" w:rsidRPr="001017DE" w:rsidRDefault="003D6827" w:rsidP="003D6827">
      <w:pPr>
        <w:snapToGrid w:val="0"/>
        <w:spacing w:before="60" w:after="60" w:line="312" w:lineRule="auto"/>
        <w:rPr>
          <w:ins w:id="181" w:author="龙 雨" w:date="2022-09-04T18:44:00Z"/>
          <w:rFonts w:ascii="黑体" w:eastAsia="黑体" w:hAnsi="黑体"/>
          <w:color w:val="000000"/>
          <w:szCs w:val="21"/>
        </w:rPr>
      </w:pPr>
      <w:ins w:id="182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家庭“小气候”是中国经济“大气候”的体现。随着现代化进程的加快，核心家庭取代了大家族，成为了中国社会的基本单位。家庭成员人数越来越少，夫妇双方</w:t>
        </w:r>
        <w:r>
          <w:rPr>
            <w:rFonts w:ascii="黑体" w:eastAsia="黑体" w:hAnsi="黑体" w:hint="eastAsia"/>
            <w:color w:val="000000"/>
            <w:szCs w:val="21"/>
          </w:rPr>
          <w:t>的劳动在撑起“家”这个社会基本单位上显得越来越重要。</w:t>
        </w:r>
      </w:ins>
    </w:p>
    <w:p w14:paraId="1D71709D" w14:textId="77777777" w:rsidR="003D6827" w:rsidRPr="0020320F" w:rsidRDefault="003D6827" w:rsidP="003D6827">
      <w:pPr>
        <w:snapToGrid w:val="0"/>
        <w:spacing w:before="60" w:after="60" w:line="312" w:lineRule="auto"/>
        <w:rPr>
          <w:ins w:id="183" w:author="龙 雨" w:date="2022-09-04T18:44:00Z"/>
          <w:rFonts w:ascii="黑体" w:eastAsia="黑体" w:hAnsi="黑体"/>
          <w:color w:val="000000"/>
          <w:szCs w:val="21"/>
        </w:rPr>
      </w:pPr>
      <w:ins w:id="184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2008年，男性平均结婚年龄为24.63岁，女性平</w:t>
        </w:r>
        <w:r w:rsidRPr="0020320F">
          <w:rPr>
            <w:rFonts w:ascii="黑体" w:eastAsia="黑体" w:hAnsi="黑体"/>
            <w:color w:val="000000"/>
            <w:szCs w:val="21"/>
          </w:rPr>
          <w:t>均结婚年龄为22.56岁，</w:t>
        </w:r>
        <w:r w:rsidRPr="0020320F">
          <w:rPr>
            <w:rFonts w:ascii="黑体" w:eastAsia="黑体" w:hAnsi="黑体" w:hint="eastAsia"/>
            <w:color w:val="000000"/>
            <w:szCs w:val="21"/>
          </w:rPr>
          <w:t>2</w:t>
        </w:r>
        <w:r w:rsidRPr="0020320F">
          <w:rPr>
            <w:rFonts w:ascii="黑体" w:eastAsia="黑体" w:hAnsi="黑体"/>
            <w:color w:val="000000"/>
            <w:szCs w:val="21"/>
          </w:rPr>
          <w:t>0</w:t>
        </w:r>
        <w:r w:rsidRPr="0020320F">
          <w:rPr>
            <w:rFonts w:ascii="黑体" w:eastAsia="黑体" w:hAnsi="黑体" w:hint="eastAsia"/>
            <w:color w:val="000000"/>
            <w:szCs w:val="21"/>
          </w:rPr>
          <w:t>-</w:t>
        </w:r>
        <w:r w:rsidRPr="0020320F">
          <w:rPr>
            <w:rFonts w:ascii="黑体" w:eastAsia="黑体" w:hAnsi="黑体"/>
            <w:color w:val="000000"/>
            <w:szCs w:val="21"/>
          </w:rPr>
          <w:t>30岁成为由个人走向家庭的拐点。从数据来看，中国夫妇长期投身于有酬劳动之中，劳动时间位于世界的前列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  <w:r w:rsidRPr="0020320F">
          <w:rPr>
            <w:rFonts w:ascii="黑体" w:eastAsia="黑体" w:hAnsi="黑体" w:hint="eastAsia"/>
            <w:color w:val="000000"/>
            <w:szCs w:val="21"/>
          </w:rPr>
          <w:t>3</w:t>
        </w:r>
        <w:r w:rsidRPr="0020320F">
          <w:rPr>
            <w:rFonts w:ascii="黑体" w:eastAsia="黑体" w:hAnsi="黑体"/>
            <w:color w:val="000000"/>
            <w:szCs w:val="21"/>
          </w:rPr>
          <w:t>0-49岁的中国女性有酬劳动时间远</w:t>
        </w:r>
        <w:r>
          <w:rPr>
            <w:rFonts w:ascii="黑体" w:eastAsia="黑体" w:hAnsi="黑体" w:hint="eastAsia"/>
            <w:color w:val="000000"/>
            <w:szCs w:val="21"/>
          </w:rPr>
          <w:t>超</w:t>
        </w:r>
        <w:r w:rsidRPr="0020320F">
          <w:rPr>
            <w:rFonts w:ascii="黑体" w:eastAsia="黑体" w:hAnsi="黑体" w:hint="eastAsia"/>
            <w:color w:val="000000"/>
            <w:szCs w:val="21"/>
          </w:rPr>
          <w:t>全</w:t>
        </w:r>
        <w:r w:rsidRPr="0020320F">
          <w:rPr>
            <w:rFonts w:ascii="黑体" w:eastAsia="黑体" w:hAnsi="黑体"/>
            <w:color w:val="000000"/>
            <w:szCs w:val="21"/>
          </w:rPr>
          <w:t>球平均</w:t>
        </w:r>
        <w:r>
          <w:rPr>
            <w:rFonts w:ascii="黑体" w:eastAsia="黑体" w:hAnsi="黑体" w:hint="eastAsia"/>
            <w:color w:val="000000"/>
            <w:szCs w:val="21"/>
          </w:rPr>
          <w:t>标准</w:t>
        </w:r>
        <w:r w:rsidRPr="0020320F">
          <w:rPr>
            <w:rFonts w:ascii="黑体" w:eastAsia="黑体" w:hAnsi="黑体" w:hint="eastAsia"/>
            <w:color w:val="000000"/>
            <w:szCs w:val="21"/>
          </w:rPr>
          <w:t>，在联合国统计的4</w:t>
        </w:r>
        <w:r w:rsidRPr="0020320F">
          <w:rPr>
            <w:rFonts w:ascii="黑体" w:eastAsia="黑体" w:hAnsi="黑体"/>
            <w:color w:val="000000"/>
            <w:szCs w:val="21"/>
          </w:rPr>
          <w:t>7</w:t>
        </w:r>
        <w:r w:rsidRPr="0020320F">
          <w:rPr>
            <w:rFonts w:ascii="黑体" w:eastAsia="黑体" w:hAnsi="黑体" w:hint="eastAsia"/>
            <w:color w:val="000000"/>
            <w:szCs w:val="21"/>
          </w:rPr>
          <w:t>个主要国家女性有酬劳动时间排名中</w:t>
        </w:r>
        <w:r w:rsidRPr="001D0656">
          <w:rPr>
            <w:rFonts w:ascii="黑体" w:eastAsia="黑体" w:hAnsi="黑体" w:hint="eastAsia"/>
            <w:color w:val="FFC000"/>
            <w:szCs w:val="21"/>
          </w:rPr>
          <w:t>位列第一</w:t>
        </w:r>
        <w:r w:rsidRPr="0020320F">
          <w:rPr>
            <w:rFonts w:ascii="黑体" w:eastAsia="黑体" w:hAnsi="黑体"/>
            <w:color w:val="000000"/>
            <w:szCs w:val="21"/>
          </w:rPr>
          <w:t>。</w:t>
        </w:r>
      </w:ins>
    </w:p>
    <w:p w14:paraId="23FA08A2" w14:textId="77777777" w:rsidR="003D6827" w:rsidRDefault="003D6827" w:rsidP="003D6827">
      <w:pPr>
        <w:snapToGrid w:val="0"/>
        <w:spacing w:before="60" w:after="60" w:line="312" w:lineRule="auto"/>
        <w:rPr>
          <w:ins w:id="185" w:author="龙 雨" w:date="2022-09-04T18:44:00Z"/>
          <w:rFonts w:ascii="黑体" w:eastAsia="黑体" w:hAnsi="黑体"/>
          <w:color w:val="000000"/>
          <w:szCs w:val="21"/>
        </w:rPr>
      </w:pPr>
      <w:ins w:id="186" w:author="龙 雨" w:date="2022-09-04T18:44:00Z">
        <w:r w:rsidRPr="0020320F">
          <w:rPr>
            <w:rFonts w:ascii="黑体" w:eastAsia="黑体" w:hAnsi="黑体"/>
            <w:color w:val="000000"/>
            <w:szCs w:val="21"/>
          </w:rPr>
          <w:t>研究显示，30-34岁对应结婚成家并养育婴幼儿的阶段，45-49岁对应子女接受高等教育的阶段</w:t>
        </w:r>
        <w:r>
          <w:rPr>
            <w:rFonts w:ascii="黑体" w:eastAsia="黑体" w:hAnsi="黑体" w:hint="eastAsia"/>
            <w:color w:val="000000"/>
            <w:szCs w:val="21"/>
          </w:rPr>
          <w:t>。在</w:t>
        </w:r>
        <w:r w:rsidRPr="0020320F">
          <w:rPr>
            <w:rFonts w:ascii="黑体" w:eastAsia="黑体" w:hAnsi="黑体" w:hint="eastAsia"/>
            <w:color w:val="000000"/>
            <w:szCs w:val="21"/>
          </w:rPr>
          <w:t>这</w:t>
        </w:r>
        <w:r>
          <w:rPr>
            <w:rFonts w:ascii="黑体" w:eastAsia="黑体" w:hAnsi="黑体" w:hint="eastAsia"/>
            <w:color w:val="000000"/>
            <w:szCs w:val="21"/>
          </w:rPr>
          <w:t>两个年龄段间，人们的</w:t>
        </w:r>
        <w:r w:rsidRPr="0020320F">
          <w:rPr>
            <w:rFonts w:ascii="黑体" w:eastAsia="黑体" w:hAnsi="黑体" w:hint="eastAsia"/>
            <w:color w:val="000000"/>
            <w:szCs w:val="21"/>
          </w:rPr>
          <w:t>有酬劳动时间</w:t>
        </w:r>
        <w:r>
          <w:rPr>
            <w:rFonts w:ascii="黑体" w:eastAsia="黑体" w:hAnsi="黑体" w:hint="eastAsia"/>
            <w:color w:val="000000"/>
            <w:szCs w:val="21"/>
          </w:rPr>
          <w:t>达到人生周期中的</w:t>
        </w:r>
        <w:r w:rsidRPr="001D0656">
          <w:rPr>
            <w:rFonts w:ascii="黑体" w:eastAsia="黑体" w:hAnsi="黑体" w:hint="eastAsia"/>
            <w:color w:val="FFC000"/>
            <w:szCs w:val="21"/>
          </w:rPr>
          <w:t>峰值</w:t>
        </w:r>
        <w:r w:rsidRPr="0020320F">
          <w:rPr>
            <w:rFonts w:ascii="黑体" w:eastAsia="黑体" w:hAnsi="黑体" w:hint="eastAsia"/>
            <w:color w:val="000000"/>
            <w:szCs w:val="21"/>
          </w:rPr>
          <w:t>，</w:t>
        </w:r>
        <w:r>
          <w:rPr>
            <w:rFonts w:ascii="黑体" w:eastAsia="黑体" w:hAnsi="黑体" w:hint="eastAsia"/>
            <w:color w:val="000000"/>
            <w:szCs w:val="21"/>
          </w:rPr>
          <w:t>与此同时，家庭消费也迎来</w:t>
        </w:r>
        <w:r w:rsidRPr="0020320F">
          <w:rPr>
            <w:rFonts w:ascii="黑体" w:eastAsia="黑体" w:hAnsi="黑体"/>
            <w:color w:val="000000"/>
            <w:szCs w:val="21"/>
          </w:rPr>
          <w:t>一个</w:t>
        </w:r>
        <w:r w:rsidRPr="001D0656">
          <w:rPr>
            <w:rFonts w:ascii="黑体" w:eastAsia="黑体" w:hAnsi="黑体"/>
            <w:color w:val="FFC000"/>
            <w:szCs w:val="21"/>
          </w:rPr>
          <w:t>高峰</w:t>
        </w:r>
        <w:r w:rsidRPr="0020320F">
          <w:rPr>
            <w:rFonts w:ascii="黑体" w:eastAsia="黑体" w:hAnsi="黑体"/>
            <w:color w:val="000000"/>
            <w:szCs w:val="21"/>
          </w:rPr>
          <w:t>。</w:t>
        </w:r>
        <w:r>
          <w:rPr>
            <w:rFonts w:ascii="黑体" w:eastAsia="黑体" w:hAnsi="黑体" w:hint="eastAsia"/>
            <w:color w:val="000000"/>
            <w:szCs w:val="21"/>
          </w:rPr>
          <w:t>这些处于黄金年龄的“打工人”们，</w:t>
        </w:r>
        <w:r w:rsidRPr="0020320F">
          <w:rPr>
            <w:rFonts w:ascii="黑体" w:eastAsia="黑体" w:hAnsi="黑体" w:hint="eastAsia"/>
            <w:color w:val="000000"/>
            <w:szCs w:val="21"/>
          </w:rPr>
          <w:t>为</w:t>
        </w:r>
        <w:r w:rsidRPr="0020320F">
          <w:rPr>
            <w:rFonts w:ascii="黑体" w:eastAsia="黑体" w:hAnsi="黑体"/>
            <w:color w:val="000000"/>
            <w:szCs w:val="21"/>
          </w:rPr>
          <w:t>支撑起家庭消费</w:t>
        </w:r>
        <w:r w:rsidRPr="0020320F">
          <w:rPr>
            <w:rFonts w:ascii="黑体" w:eastAsia="黑体" w:hAnsi="黑体" w:hint="eastAsia"/>
            <w:color w:val="000000"/>
            <w:szCs w:val="21"/>
          </w:rPr>
          <w:t>，辛苦</w:t>
        </w:r>
        <w:r>
          <w:rPr>
            <w:rFonts w:ascii="黑体" w:eastAsia="黑体" w:hAnsi="黑体" w:hint="eastAsia"/>
            <w:color w:val="000000"/>
            <w:szCs w:val="21"/>
          </w:rPr>
          <w:t>工作</w:t>
        </w:r>
        <w:r w:rsidRPr="0020320F">
          <w:rPr>
            <w:rFonts w:ascii="黑体" w:eastAsia="黑体" w:hAnsi="黑体"/>
            <w:color w:val="000000"/>
            <w:szCs w:val="21"/>
          </w:rPr>
          <w:t>。</w:t>
        </w:r>
      </w:ins>
    </w:p>
    <w:p w14:paraId="4A2A0146" w14:textId="77777777" w:rsidR="003D6827" w:rsidRPr="0020320F" w:rsidRDefault="003D6827" w:rsidP="003D6827">
      <w:pPr>
        <w:snapToGrid w:val="0"/>
        <w:spacing w:before="60" w:after="60" w:line="312" w:lineRule="auto"/>
        <w:rPr>
          <w:ins w:id="187" w:author="龙 雨" w:date="2022-09-04T18:44:00Z"/>
          <w:rFonts w:ascii="黑体" w:eastAsia="黑体" w:hAnsi="黑体"/>
          <w:color w:val="000000"/>
          <w:szCs w:val="21"/>
        </w:rPr>
      </w:pPr>
      <w:ins w:id="188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当然，工作时间的增加与闲暇的减少总是相伴而行——</w:t>
        </w:r>
        <w:r w:rsidRPr="0020320F">
          <w:rPr>
            <w:rFonts w:ascii="黑体" w:eastAsia="黑体" w:hAnsi="黑体"/>
            <w:color w:val="000000"/>
            <w:szCs w:val="21"/>
          </w:rPr>
          <w:t>这一人生阶段也</w:t>
        </w:r>
        <w:r>
          <w:rPr>
            <w:rFonts w:ascii="黑体" w:eastAsia="黑体" w:hAnsi="黑体" w:hint="eastAsia"/>
            <w:color w:val="000000"/>
            <w:szCs w:val="21"/>
          </w:rPr>
          <w:t>成为</w:t>
        </w:r>
        <w:r w:rsidRPr="0020320F">
          <w:rPr>
            <w:rFonts w:ascii="黑体" w:eastAsia="黑体" w:hAnsi="黑体"/>
            <w:color w:val="000000"/>
            <w:szCs w:val="21"/>
          </w:rPr>
          <w:t>他们陪伴家人时间最少的时期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</w:ins>
    </w:p>
    <w:p w14:paraId="487FACC7" w14:textId="77777777" w:rsidR="003D6827" w:rsidRPr="001017DE" w:rsidRDefault="003D6827" w:rsidP="003D6827">
      <w:pPr>
        <w:snapToGrid w:val="0"/>
        <w:spacing w:before="60" w:after="60" w:line="312" w:lineRule="auto"/>
        <w:rPr>
          <w:ins w:id="189" w:author="龙 雨" w:date="2022-09-04T18:44:00Z"/>
          <w:rFonts w:ascii="黑体" w:eastAsia="黑体" w:hAnsi="黑体"/>
          <w:color w:val="000000"/>
          <w:szCs w:val="21"/>
        </w:rPr>
      </w:pPr>
    </w:p>
    <w:p w14:paraId="651419AB" w14:textId="0DF0DB93" w:rsidR="003D6827" w:rsidRDefault="003D6827" w:rsidP="003D6827">
      <w:pPr>
        <w:snapToGrid w:val="0"/>
        <w:spacing w:before="60" w:after="60" w:line="312" w:lineRule="auto"/>
        <w:rPr>
          <w:ins w:id="190" w:author="龙 雨" w:date="2022-09-12T12:57:00Z"/>
          <w:rFonts w:ascii="黑体" w:eastAsia="黑体" w:hAnsi="黑体"/>
          <w:color w:val="000000"/>
          <w:szCs w:val="21"/>
        </w:rPr>
      </w:pPr>
      <w:ins w:id="191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6363EA6D" wp14:editId="0B254047">
              <wp:extent cx="5760720" cy="4320540"/>
              <wp:effectExtent l="0" t="0" r="5080" b="0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20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2457F6" w14:textId="112C66E1" w:rsidR="0020320E" w:rsidRPr="001017DE" w:rsidRDefault="0020320E" w:rsidP="003D6827">
      <w:pPr>
        <w:snapToGrid w:val="0"/>
        <w:spacing w:before="60" w:after="60" w:line="312" w:lineRule="auto"/>
        <w:rPr>
          <w:ins w:id="192" w:author="龙 雨" w:date="2022-09-04T18:44:00Z"/>
          <w:rFonts w:ascii="黑体" w:eastAsia="黑体" w:hAnsi="黑体" w:hint="eastAsia"/>
          <w:color w:val="000000"/>
          <w:szCs w:val="21"/>
        </w:rPr>
      </w:pPr>
      <w:ins w:id="193" w:author="龙 雨" w:date="2022-09-12T12:57:00Z">
        <w:r>
          <w:rPr>
            <w:rFonts w:ascii="黑体" w:eastAsia="黑体" w:hAnsi="黑体" w:hint="eastAsia"/>
            <w:color w:val="000000"/>
            <w:szCs w:val="21"/>
          </w:rPr>
          <w:t>（两个颜色调整一下）</w:t>
        </w:r>
      </w:ins>
    </w:p>
    <w:p w14:paraId="4F29AAFC" w14:textId="77777777" w:rsidR="003D6827" w:rsidRPr="001017DE" w:rsidRDefault="003D6827" w:rsidP="003D6827">
      <w:pPr>
        <w:snapToGrid w:val="0"/>
        <w:spacing w:before="60" w:after="60" w:line="312" w:lineRule="auto"/>
        <w:rPr>
          <w:ins w:id="194" w:author="龙 雨" w:date="2022-09-04T18:44:00Z"/>
          <w:rFonts w:ascii="黑体" w:eastAsia="黑体" w:hAnsi="黑体"/>
          <w:color w:val="000000"/>
          <w:szCs w:val="21"/>
        </w:rPr>
      </w:pPr>
    </w:p>
    <w:p w14:paraId="0C9154AD" w14:textId="77777777" w:rsidR="003D6827" w:rsidRPr="001017DE" w:rsidRDefault="003D6827" w:rsidP="003D6827">
      <w:pPr>
        <w:numPr>
          <w:ilvl w:val="0"/>
          <w:numId w:val="32"/>
        </w:numPr>
        <w:snapToGrid w:val="0"/>
        <w:spacing w:before="60" w:after="60" w:line="312" w:lineRule="auto"/>
        <w:ind w:left="337" w:hangingChars="160" w:hanging="337"/>
        <w:rPr>
          <w:ins w:id="195" w:author="龙 雨" w:date="2022-09-04T18:44:00Z"/>
          <w:rFonts w:ascii="黑体" w:eastAsia="黑体" w:hAnsi="黑体"/>
          <w:b/>
          <w:bCs/>
          <w:color w:val="000000"/>
          <w:szCs w:val="21"/>
        </w:rPr>
      </w:pPr>
      <w:ins w:id="196" w:author="龙 雨" w:date="2022-09-04T18:44:00Z">
        <w:r w:rsidRPr="001017DE">
          <w:rPr>
            <w:rFonts w:ascii="黑体" w:eastAsia="黑体" w:hAnsi="黑体"/>
            <w:b/>
            <w:bCs/>
            <w:color w:val="000000"/>
            <w:szCs w:val="21"/>
          </w:rPr>
          <w:t>无酬劳动</w:t>
        </w:r>
        <w:r>
          <w:rPr>
            <w:rFonts w:ascii="黑体" w:eastAsia="黑体" w:hAnsi="黑体" w:hint="eastAsia"/>
            <w:b/>
            <w:bCs/>
            <w:color w:val="000000"/>
            <w:szCs w:val="21"/>
          </w:rPr>
          <w:t>：增加的养育投入和固化的家庭角色</w:t>
        </w:r>
      </w:ins>
    </w:p>
    <w:p w14:paraId="3E6A1D21" w14:textId="77777777" w:rsidR="003D6827" w:rsidRPr="001017DE" w:rsidRDefault="003D6827" w:rsidP="003D6827">
      <w:pPr>
        <w:snapToGrid w:val="0"/>
        <w:spacing w:before="60" w:after="60" w:line="312" w:lineRule="auto"/>
        <w:rPr>
          <w:ins w:id="197" w:author="龙 雨" w:date="2022-09-04T18:44:00Z"/>
          <w:rFonts w:ascii="黑体" w:eastAsia="黑体" w:hAnsi="黑体"/>
          <w:color w:val="000000"/>
          <w:szCs w:val="21"/>
        </w:rPr>
      </w:pPr>
      <w:ins w:id="198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不直接为钱奔忙的事情有很多。</w:t>
        </w:r>
        <w:r w:rsidRPr="001017DE">
          <w:rPr>
            <w:rFonts w:ascii="黑体" w:eastAsia="黑体" w:hAnsi="黑体"/>
            <w:color w:val="000000"/>
            <w:szCs w:val="21"/>
          </w:rPr>
          <w:t>无直接货币回报的无酬劳动，主要包括家务劳动，对老人、儿童和病人的照料以及志愿活动。</w:t>
        </w:r>
      </w:ins>
    </w:p>
    <w:p w14:paraId="07EC623E" w14:textId="77777777" w:rsidR="003D6827" w:rsidRPr="001017DE" w:rsidRDefault="003D6827" w:rsidP="003D6827">
      <w:pPr>
        <w:snapToGrid w:val="0"/>
        <w:spacing w:before="60" w:after="60" w:line="312" w:lineRule="auto"/>
        <w:rPr>
          <w:ins w:id="199" w:author="龙 雨" w:date="2022-09-04T18:44:00Z"/>
          <w:rFonts w:ascii="黑体" w:eastAsia="黑体" w:hAnsi="黑体"/>
          <w:color w:val="000000"/>
          <w:szCs w:val="21"/>
        </w:rPr>
      </w:pPr>
      <w:ins w:id="200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从总体来看，无酬劳动时间处</w:t>
        </w:r>
        <w:r>
          <w:rPr>
            <w:rFonts w:ascii="黑体" w:eastAsia="黑体" w:hAnsi="黑体" w:hint="eastAsia"/>
            <w:color w:val="000000"/>
            <w:szCs w:val="21"/>
          </w:rPr>
          <w:t>在</w:t>
        </w:r>
        <w:r w:rsidRPr="001017DE">
          <w:rPr>
            <w:rFonts w:ascii="黑体" w:eastAsia="黑体" w:hAnsi="黑体"/>
            <w:color w:val="000000"/>
            <w:szCs w:val="21"/>
          </w:rPr>
          <w:t>一个缓慢下降的</w:t>
        </w:r>
        <w:r>
          <w:rPr>
            <w:rFonts w:ascii="黑体" w:eastAsia="黑体" w:hAnsi="黑体" w:hint="eastAsia"/>
            <w:color w:val="000000"/>
            <w:szCs w:val="21"/>
          </w:rPr>
          <w:t>趋势中</w:t>
        </w:r>
        <w:r w:rsidRPr="001017DE">
          <w:rPr>
            <w:rFonts w:ascii="黑体" w:eastAsia="黑体" w:hAnsi="黑体"/>
            <w:color w:val="000000"/>
            <w:szCs w:val="21"/>
          </w:rPr>
          <w:t>，由2008年的2.72小时下降到了2018年的</w:t>
        </w:r>
        <w:r w:rsidRPr="001017DE">
          <w:rPr>
            <w:rFonts w:ascii="黑体" w:eastAsia="黑体" w:hAnsi="黑体"/>
            <w:color w:val="FFAA02"/>
            <w:szCs w:val="21"/>
          </w:rPr>
          <w:t>2.7小时</w:t>
        </w:r>
        <w:r>
          <w:rPr>
            <w:rFonts w:ascii="黑体" w:eastAsia="黑体" w:hAnsi="黑体" w:hint="eastAsia"/>
            <w:szCs w:val="21"/>
          </w:rPr>
          <w:t>。</w:t>
        </w:r>
        <w:r w:rsidRPr="001017DE">
          <w:rPr>
            <w:rFonts w:ascii="黑体" w:eastAsia="黑体" w:hAnsi="黑体"/>
            <w:color w:val="000000"/>
            <w:szCs w:val="21"/>
          </w:rPr>
          <w:t xml:space="preserve"> </w:t>
        </w:r>
      </w:ins>
    </w:p>
    <w:p w14:paraId="1281A38B" w14:textId="77777777" w:rsidR="003D6827" w:rsidRPr="001017DE" w:rsidRDefault="003D6827" w:rsidP="003D6827">
      <w:pPr>
        <w:snapToGrid w:val="0"/>
        <w:spacing w:before="60" w:after="60" w:line="312" w:lineRule="auto"/>
        <w:rPr>
          <w:ins w:id="201" w:author="龙 雨" w:date="2022-09-04T18:44:00Z"/>
          <w:rFonts w:ascii="黑体" w:eastAsia="黑体" w:hAnsi="黑体"/>
          <w:color w:val="000000"/>
          <w:szCs w:val="21"/>
        </w:rPr>
      </w:pPr>
      <w:ins w:id="202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2F1F8DC1" wp14:editId="688DF429">
              <wp:extent cx="5760720" cy="2880360"/>
              <wp:effectExtent l="0" t="0" r="5080" b="254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7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880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6BB5C2" w14:textId="77777777" w:rsidR="003D6827" w:rsidRPr="0004036A" w:rsidRDefault="003D6827" w:rsidP="003D6827">
      <w:pPr>
        <w:snapToGrid w:val="0"/>
        <w:spacing w:before="60" w:after="60" w:line="312" w:lineRule="auto"/>
        <w:rPr>
          <w:ins w:id="203" w:author="龙 雨" w:date="2022-09-04T18:44:00Z"/>
          <w:rFonts w:ascii="黑体" w:eastAsia="黑体" w:hAnsi="黑体"/>
          <w:color w:val="000000"/>
          <w:szCs w:val="21"/>
        </w:rPr>
      </w:pPr>
      <w:ins w:id="204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较为突出</w:t>
        </w:r>
        <w:r w:rsidRPr="00014DEB">
          <w:rPr>
            <w:rFonts w:ascii="黑体" w:eastAsia="黑体" w:hAnsi="黑体" w:hint="eastAsia"/>
            <w:color w:val="000000"/>
            <w:szCs w:val="21"/>
          </w:rPr>
          <w:t>是，在照顾家人方面，</w:t>
        </w:r>
        <w:r w:rsidRPr="00014DEB">
          <w:rPr>
            <w:rFonts w:ascii="黑体" w:eastAsia="黑体" w:hAnsi="黑体"/>
            <w:color w:val="000000"/>
            <w:szCs w:val="21"/>
          </w:rPr>
          <w:t>男女性照</w:t>
        </w:r>
        <w:r w:rsidRPr="0004036A">
          <w:rPr>
            <w:rFonts w:ascii="黑体" w:eastAsia="黑体" w:hAnsi="黑体"/>
            <w:color w:val="000000"/>
            <w:szCs w:val="21"/>
          </w:rPr>
          <w:t>顾未年人家人的时间同时增加了，家庭越发关注未年人的养育。尤其是男性，其无酬劳动时间由2008年的0.18小时</w:t>
        </w:r>
        <w:r>
          <w:rPr>
            <w:rFonts w:ascii="黑体" w:eastAsia="黑体" w:hAnsi="黑体" w:hint="eastAsia"/>
            <w:color w:val="000000"/>
            <w:szCs w:val="21"/>
          </w:rPr>
          <w:t>增加</w:t>
        </w:r>
        <w:r w:rsidRPr="0004036A">
          <w:rPr>
            <w:rFonts w:ascii="黑体" w:eastAsia="黑体" w:hAnsi="黑体"/>
            <w:color w:val="000000"/>
            <w:szCs w:val="21"/>
          </w:rPr>
          <w:t>到2018年的</w:t>
        </w:r>
        <w:r w:rsidRPr="0004036A">
          <w:rPr>
            <w:rFonts w:ascii="黑体" w:eastAsia="黑体" w:hAnsi="黑体"/>
            <w:color w:val="FFAA02"/>
            <w:szCs w:val="21"/>
          </w:rPr>
          <w:t>0.39小时</w:t>
        </w:r>
        <w:r w:rsidRPr="00517745">
          <w:rPr>
            <w:rFonts w:ascii="黑体" w:eastAsia="黑体" w:hAnsi="黑体" w:hint="eastAsia"/>
            <w:color w:val="000000" w:themeColor="text1"/>
            <w:szCs w:val="21"/>
          </w:rPr>
          <w:t>，</w:t>
        </w:r>
        <w:r w:rsidRPr="0004036A">
          <w:rPr>
            <w:rFonts w:ascii="黑体" w:eastAsia="黑体" w:hAnsi="黑体" w:hint="eastAsia"/>
            <w:color w:val="000000"/>
            <w:szCs w:val="21"/>
          </w:rPr>
          <w:t>主</w:t>
        </w:r>
        <w:r w:rsidRPr="0004036A">
          <w:rPr>
            <w:rFonts w:ascii="黑体" w:eastAsia="黑体" w:hAnsi="黑体"/>
            <w:color w:val="000000"/>
            <w:szCs w:val="21"/>
          </w:rPr>
          <w:t>要是</w:t>
        </w:r>
        <w:r>
          <w:rPr>
            <w:rFonts w:ascii="黑体" w:eastAsia="黑体" w:hAnsi="黑体" w:hint="eastAsia"/>
            <w:color w:val="000000"/>
            <w:szCs w:val="21"/>
          </w:rPr>
          <w:t>由于</w:t>
        </w:r>
        <w:r w:rsidRPr="0004036A">
          <w:rPr>
            <w:rFonts w:ascii="黑体" w:eastAsia="黑体" w:hAnsi="黑体"/>
            <w:color w:val="000000"/>
            <w:szCs w:val="21"/>
          </w:rPr>
          <w:t>照顾未成年家人。</w:t>
        </w:r>
      </w:ins>
    </w:p>
    <w:p w14:paraId="49289809" w14:textId="77777777" w:rsidR="003D6827" w:rsidRPr="001017DE" w:rsidRDefault="003D6827" w:rsidP="003D6827">
      <w:pPr>
        <w:snapToGrid w:val="0"/>
        <w:spacing w:before="60" w:after="60" w:line="312" w:lineRule="auto"/>
        <w:rPr>
          <w:ins w:id="205" w:author="龙 雨" w:date="2022-09-04T18:44:00Z"/>
          <w:rFonts w:ascii="黑体" w:eastAsia="黑体" w:hAnsi="黑体"/>
          <w:color w:val="000000"/>
          <w:szCs w:val="21"/>
        </w:rPr>
      </w:pPr>
      <w:ins w:id="206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drawing>
            <wp:inline distT="0" distB="0" distL="0" distR="0" wp14:anchorId="28DCBAF0" wp14:editId="36FC4E33">
              <wp:extent cx="5760720" cy="2520315"/>
              <wp:effectExtent l="0" t="0" r="5080" b="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8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520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5D72D4" w14:textId="77777777" w:rsidR="003D6827" w:rsidRDefault="003D6827" w:rsidP="003D6827">
      <w:pPr>
        <w:snapToGrid w:val="0"/>
        <w:spacing w:before="60" w:after="60" w:line="312" w:lineRule="auto"/>
        <w:rPr>
          <w:ins w:id="207" w:author="龙 雨" w:date="2022-09-04T18:44:00Z"/>
          <w:rFonts w:ascii="黑体" w:eastAsia="黑体" w:hAnsi="黑体"/>
          <w:color w:val="000000"/>
          <w:szCs w:val="21"/>
        </w:rPr>
      </w:pPr>
      <w:ins w:id="208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同时，无酬劳动时间的性别差异有减小的趋势。女性与男性</w:t>
        </w:r>
        <w:r w:rsidRPr="00A87F40">
          <w:rPr>
            <w:rFonts w:ascii="黑体" w:eastAsia="黑体" w:hAnsi="黑体"/>
            <w:color w:val="000000"/>
            <w:szCs w:val="21"/>
          </w:rPr>
          <w:t>的无酬劳动时间差距由2008年的2.4缩小为</w:t>
        </w:r>
        <w:r w:rsidRPr="003E7C9D">
          <w:rPr>
            <w:rFonts w:ascii="黑体" w:eastAsia="黑体" w:hAnsi="黑体"/>
            <w:color w:val="000000"/>
            <w:szCs w:val="21"/>
            <w:rPrChange w:id="209" w:author="龙 雨" w:date="2022-09-04T23:07:00Z">
              <w:rPr>
                <w:rFonts w:ascii="黑体" w:eastAsia="黑体" w:hAnsi="黑体"/>
                <w:color w:val="000000"/>
                <w:szCs w:val="21"/>
                <w:highlight w:val="yellow"/>
              </w:rPr>
            </w:rPrChange>
          </w:rPr>
          <w:t>2017年的</w:t>
        </w:r>
        <w:r w:rsidRPr="003E7C9D">
          <w:rPr>
            <w:rFonts w:ascii="黑体" w:eastAsia="黑体" w:hAnsi="黑体"/>
            <w:color w:val="FFAA02"/>
            <w:szCs w:val="21"/>
            <w:rPrChange w:id="210" w:author="龙 雨" w:date="2022-09-04T23:07:00Z">
              <w:rPr>
                <w:rFonts w:ascii="黑体" w:eastAsia="黑体" w:hAnsi="黑体"/>
                <w:color w:val="FFAA02"/>
                <w:szCs w:val="21"/>
                <w:highlight w:val="yellow"/>
              </w:rPr>
            </w:rPrChange>
          </w:rPr>
          <w:t>2.32</w:t>
        </w:r>
        <w:r w:rsidRPr="00A87F40">
          <w:rPr>
            <w:rFonts w:ascii="黑体" w:eastAsia="黑体" w:hAnsi="黑体"/>
            <w:color w:val="000000"/>
            <w:szCs w:val="21"/>
          </w:rPr>
          <w:t>。</w:t>
        </w:r>
      </w:ins>
    </w:p>
    <w:p w14:paraId="5D0AF586" w14:textId="77777777" w:rsidR="003D6827" w:rsidRPr="00A87F40" w:rsidRDefault="003D6827" w:rsidP="003D6827">
      <w:pPr>
        <w:snapToGrid w:val="0"/>
        <w:spacing w:before="60" w:after="60" w:line="312" w:lineRule="auto"/>
        <w:rPr>
          <w:ins w:id="211" w:author="龙 雨" w:date="2022-09-04T18:44:00Z"/>
          <w:rFonts w:ascii="黑体" w:eastAsia="黑体" w:hAnsi="黑体"/>
          <w:color w:val="000000"/>
          <w:szCs w:val="21"/>
        </w:rPr>
      </w:pPr>
      <w:ins w:id="212" w:author="龙 雨" w:date="2022-09-04T18:44:00Z">
        <w:r w:rsidRPr="00A87F40">
          <w:rPr>
            <w:rFonts w:ascii="黑体" w:eastAsia="黑体" w:hAnsi="黑体"/>
            <w:color w:val="000000"/>
            <w:szCs w:val="21"/>
          </w:rPr>
          <w:t>但</w:t>
        </w:r>
        <w:r>
          <w:rPr>
            <w:rFonts w:ascii="黑体" w:eastAsia="黑体" w:hAnsi="黑体" w:hint="eastAsia"/>
            <w:color w:val="000000"/>
            <w:szCs w:val="21"/>
          </w:rPr>
          <w:t>与此同时，</w:t>
        </w:r>
        <w:r w:rsidRPr="00A87F40">
          <w:rPr>
            <w:rFonts w:ascii="黑体" w:eastAsia="黑体" w:hAnsi="黑体"/>
            <w:color w:val="000000"/>
            <w:szCs w:val="21"/>
          </w:rPr>
          <w:t>女性与男性的</w:t>
        </w:r>
        <w:r w:rsidRPr="00A87F40">
          <w:rPr>
            <w:rFonts w:ascii="黑体" w:eastAsia="黑体" w:hAnsi="黑体" w:hint="eastAsia"/>
            <w:color w:val="000000"/>
            <w:szCs w:val="21"/>
          </w:rPr>
          <w:t>有酬</w:t>
        </w:r>
        <w:r w:rsidRPr="00A87F40">
          <w:rPr>
            <w:rFonts w:ascii="黑体" w:eastAsia="黑体" w:hAnsi="黑体"/>
            <w:color w:val="000000"/>
            <w:szCs w:val="21"/>
          </w:rPr>
          <w:t>劳动时间比由2008年的0.73下降到了</w:t>
        </w:r>
        <w:r w:rsidRPr="00F416E3">
          <w:rPr>
            <w:rFonts w:ascii="黑体" w:eastAsia="黑体" w:hAnsi="黑体" w:hint="eastAsia"/>
            <w:color w:val="000000"/>
            <w:szCs w:val="21"/>
          </w:rPr>
          <w:t>2</w:t>
        </w:r>
        <w:r w:rsidRPr="00F416E3">
          <w:rPr>
            <w:rFonts w:ascii="黑体" w:eastAsia="黑体" w:hAnsi="黑体"/>
            <w:color w:val="000000"/>
            <w:szCs w:val="21"/>
          </w:rPr>
          <w:t>018</w:t>
        </w:r>
        <w:r w:rsidRPr="00F416E3">
          <w:rPr>
            <w:rFonts w:ascii="黑体" w:eastAsia="黑体" w:hAnsi="黑体" w:hint="eastAsia"/>
            <w:color w:val="000000"/>
            <w:szCs w:val="21"/>
          </w:rPr>
          <w:t>年</w:t>
        </w:r>
        <w:r w:rsidRPr="00A87F40">
          <w:rPr>
            <w:rFonts w:ascii="黑体" w:eastAsia="黑体" w:hAnsi="黑体" w:hint="eastAsia"/>
            <w:color w:val="000000"/>
            <w:szCs w:val="21"/>
          </w:rPr>
          <w:t>的</w:t>
        </w:r>
        <w:r w:rsidRPr="00A87F40">
          <w:rPr>
            <w:rFonts w:ascii="黑体" w:eastAsia="黑体" w:hAnsi="黑体"/>
            <w:color w:val="000000"/>
            <w:szCs w:val="21"/>
          </w:rPr>
          <w:t>0.68，</w:t>
        </w:r>
        <w:r>
          <w:rPr>
            <w:rFonts w:ascii="黑体" w:eastAsia="黑体" w:hAnsi="黑体" w:hint="eastAsia"/>
            <w:color w:val="000000"/>
            <w:szCs w:val="21"/>
          </w:rPr>
          <w:t>这表明</w:t>
        </w:r>
        <w:r w:rsidRPr="00A87F40">
          <w:rPr>
            <w:rFonts w:ascii="黑体" w:eastAsia="黑体" w:hAnsi="黑体" w:hint="eastAsia"/>
            <w:color w:val="000000"/>
            <w:szCs w:val="21"/>
          </w:rPr>
          <w:t>有酬</w:t>
        </w:r>
        <w:r w:rsidRPr="00A87F40">
          <w:rPr>
            <w:rFonts w:ascii="黑体" w:eastAsia="黑体" w:hAnsi="黑体"/>
            <w:color w:val="000000"/>
            <w:szCs w:val="21"/>
          </w:rPr>
          <w:t>劳动的性别结构</w:t>
        </w:r>
        <w:r>
          <w:rPr>
            <w:rFonts w:ascii="黑体" w:eastAsia="黑体" w:hAnsi="黑体" w:hint="eastAsia"/>
            <w:color w:val="000000"/>
            <w:szCs w:val="21"/>
          </w:rPr>
          <w:t>正在</w:t>
        </w:r>
        <w:r w:rsidRPr="00A87F40">
          <w:rPr>
            <w:rFonts w:ascii="黑体" w:eastAsia="黑体" w:hAnsi="黑体" w:hint="eastAsia"/>
            <w:color w:val="000000"/>
            <w:szCs w:val="21"/>
          </w:rPr>
          <w:t>固化</w:t>
        </w:r>
        <w:r w:rsidRPr="00A87F40">
          <w:rPr>
            <w:rFonts w:ascii="黑体" w:eastAsia="黑体" w:hAnsi="黑体"/>
            <w:color w:val="000000"/>
            <w:szCs w:val="21"/>
          </w:rPr>
          <w:t>，仍然无法摆脱中国传统文化“男主外，女主内”的约束。</w:t>
        </w:r>
      </w:ins>
    </w:p>
    <w:p w14:paraId="0879EC9A" w14:textId="77777777" w:rsidR="003D6827" w:rsidRPr="001017DE" w:rsidRDefault="003D6827" w:rsidP="003D6827">
      <w:pPr>
        <w:snapToGrid w:val="0"/>
        <w:spacing w:before="60" w:after="60" w:line="312" w:lineRule="auto"/>
        <w:rPr>
          <w:ins w:id="213" w:author="龙 雨" w:date="2022-09-04T18:44:00Z"/>
          <w:rFonts w:ascii="黑体" w:eastAsia="黑体" w:hAnsi="黑体"/>
          <w:color w:val="000000"/>
          <w:szCs w:val="21"/>
        </w:rPr>
      </w:pPr>
      <w:ins w:id="214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男性作为“养家糊口者”的背后，是女性的为家庭的沉默付出。中国女性</w:t>
        </w:r>
        <w:r w:rsidRPr="00A87F40">
          <w:rPr>
            <w:rFonts w:ascii="黑体" w:eastAsia="黑体" w:hAnsi="黑体" w:hint="eastAsia"/>
            <w:color w:val="000000"/>
            <w:szCs w:val="21"/>
          </w:rPr>
          <w:t>的</w:t>
        </w:r>
        <w:r w:rsidRPr="00A87F40">
          <w:rPr>
            <w:rFonts w:ascii="黑体" w:eastAsia="黑体" w:hAnsi="黑体"/>
            <w:color w:val="000000"/>
            <w:szCs w:val="21"/>
          </w:rPr>
          <w:t>一生</w:t>
        </w:r>
        <w:r w:rsidRPr="00A87F40">
          <w:rPr>
            <w:rFonts w:ascii="黑体" w:eastAsia="黑体" w:hAnsi="黑体" w:hint="eastAsia"/>
            <w:color w:val="000000"/>
            <w:szCs w:val="21"/>
          </w:rPr>
          <w:t>中，</w:t>
        </w:r>
        <w:r w:rsidRPr="00A87F40">
          <w:rPr>
            <w:rFonts w:ascii="黑体" w:eastAsia="黑体" w:hAnsi="黑体"/>
            <w:color w:val="000000"/>
            <w:szCs w:val="21"/>
          </w:rPr>
          <w:t>1/6时间是无酬劳动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  <w:r w:rsidRPr="00A87F40">
          <w:rPr>
            <w:rFonts w:ascii="黑体" w:eastAsia="黑体" w:hAnsi="黑体"/>
            <w:color w:val="000000"/>
            <w:szCs w:val="21"/>
          </w:rPr>
          <w:t>2008年女性无酬劳动时间为3.9小时，2018年则为3.8小时。</w:t>
        </w:r>
      </w:ins>
    </w:p>
    <w:p w14:paraId="48767808" w14:textId="77777777" w:rsidR="003D6827" w:rsidRPr="001017DE" w:rsidRDefault="003D6827" w:rsidP="003D6827">
      <w:pPr>
        <w:snapToGrid w:val="0"/>
        <w:spacing w:before="60" w:after="60" w:line="312" w:lineRule="auto"/>
        <w:rPr>
          <w:ins w:id="215" w:author="龙 雨" w:date="2022-09-04T18:44:00Z"/>
          <w:rFonts w:ascii="黑体" w:eastAsia="黑体" w:hAnsi="黑体"/>
          <w:color w:val="000000"/>
          <w:szCs w:val="21"/>
        </w:rPr>
      </w:pPr>
    </w:p>
    <w:p w14:paraId="03E7AB91" w14:textId="4A398780" w:rsidR="003D6827" w:rsidRPr="001017DE" w:rsidRDefault="003E7C9D" w:rsidP="003D6827">
      <w:pPr>
        <w:snapToGrid w:val="0"/>
        <w:spacing w:before="60" w:after="60" w:line="312" w:lineRule="auto"/>
        <w:rPr>
          <w:ins w:id="216" w:author="龙 雨" w:date="2022-09-04T18:44:00Z"/>
          <w:rFonts w:ascii="黑体" w:eastAsia="黑体" w:hAnsi="黑体"/>
          <w:b/>
          <w:bCs/>
          <w:color w:val="000000"/>
          <w:sz w:val="24"/>
          <w:szCs w:val="24"/>
        </w:rPr>
      </w:pPr>
      <w:ins w:id="217" w:author="龙 雨" w:date="2022-09-04T23:08:00Z">
        <w:r>
          <w:rPr>
            <w:rFonts w:ascii="黑体" w:eastAsia="黑体" w:hAnsi="黑体" w:hint="eastAsia"/>
            <w:b/>
            <w:bCs/>
            <w:color w:val="000000"/>
            <w:sz w:val="24"/>
            <w:szCs w:val="24"/>
          </w:rPr>
          <w:t>三、</w:t>
        </w:r>
      </w:ins>
      <w:ins w:id="218" w:author="龙 雨" w:date="2022-09-04T18:44:00Z">
        <w:r w:rsidR="003D6827">
          <w:rPr>
            <w:rFonts w:ascii="黑体" w:eastAsia="黑体" w:hAnsi="黑体" w:hint="eastAsia"/>
            <w:b/>
            <w:bCs/>
            <w:color w:val="000000"/>
            <w:sz w:val="24"/>
            <w:szCs w:val="24"/>
          </w:rPr>
          <w:t>“折损”的生命：离婚、低生育和健康风险</w:t>
        </w:r>
      </w:ins>
    </w:p>
    <w:p w14:paraId="69AD994A" w14:textId="77777777" w:rsidR="003D6827" w:rsidRDefault="003D6827" w:rsidP="003D6827">
      <w:pPr>
        <w:snapToGrid w:val="0"/>
        <w:spacing w:before="60" w:after="60" w:line="312" w:lineRule="auto"/>
        <w:rPr>
          <w:ins w:id="219" w:author="龙 雨" w:date="2022-09-04T18:44:00Z"/>
          <w:rFonts w:ascii="黑体" w:eastAsia="黑体" w:hAnsi="黑体"/>
          <w:color w:val="000000"/>
          <w:szCs w:val="21"/>
        </w:rPr>
      </w:pPr>
      <w:ins w:id="220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在当今的中国经济结构之下，</w:t>
        </w:r>
        <w:r>
          <w:rPr>
            <w:rFonts w:ascii="黑体" w:eastAsia="黑体" w:hAnsi="黑体" w:hint="eastAsia"/>
            <w:color w:val="000000"/>
            <w:szCs w:val="21"/>
          </w:rPr>
          <w:t>“打工人们”的</w:t>
        </w:r>
        <w:r w:rsidRPr="001017DE">
          <w:rPr>
            <w:rFonts w:ascii="黑体" w:eastAsia="黑体" w:hAnsi="黑体"/>
            <w:color w:val="000000"/>
            <w:szCs w:val="21"/>
          </w:rPr>
          <w:t>工作负担越发沉重。</w:t>
        </w:r>
        <w:r w:rsidRPr="007A3484">
          <w:rPr>
            <w:rFonts w:ascii="黑体" w:eastAsia="黑体" w:hAnsi="黑体"/>
            <w:color w:val="000000"/>
            <w:szCs w:val="21"/>
          </w:rPr>
          <w:t>相较2008年，2017年中国人</w:t>
        </w:r>
        <w:r w:rsidRPr="007A3484">
          <w:rPr>
            <w:rFonts w:ascii="黑体" w:eastAsia="黑体" w:hAnsi="黑体" w:hint="eastAsia"/>
            <w:color w:val="000000"/>
            <w:szCs w:val="21"/>
          </w:rPr>
          <w:t>日均</w:t>
        </w:r>
        <w:r w:rsidRPr="007A3484">
          <w:rPr>
            <w:rFonts w:ascii="黑体" w:eastAsia="黑体" w:hAnsi="黑体"/>
            <w:color w:val="000000"/>
            <w:szCs w:val="21"/>
          </w:rPr>
          <w:t>工作时间大幅上升</w:t>
        </w:r>
        <w:r w:rsidRPr="007A3484">
          <w:rPr>
            <w:rFonts w:ascii="黑体" w:eastAsia="黑体" w:hAnsi="黑体"/>
            <w:color w:val="FFC000"/>
            <w:szCs w:val="21"/>
          </w:rPr>
          <w:t>1.08小时</w:t>
        </w:r>
        <w:r w:rsidRPr="001017DE">
          <w:rPr>
            <w:rFonts w:ascii="黑体" w:eastAsia="黑体" w:hAnsi="黑体"/>
            <w:color w:val="000000"/>
            <w:szCs w:val="21"/>
          </w:rPr>
          <w:t>。</w:t>
        </w:r>
      </w:ins>
    </w:p>
    <w:p w14:paraId="43DE8DE4" w14:textId="714928BC" w:rsidR="003D6827" w:rsidRDefault="003D6827" w:rsidP="003D6827">
      <w:pPr>
        <w:snapToGrid w:val="0"/>
        <w:spacing w:before="60" w:after="60" w:line="312" w:lineRule="auto"/>
        <w:rPr>
          <w:ins w:id="221" w:author="龙 雨" w:date="2022-09-04T18:44:00Z"/>
          <w:rFonts w:ascii="黑体" w:eastAsia="黑体" w:hAnsi="黑体"/>
          <w:color w:val="000000"/>
          <w:szCs w:val="21"/>
        </w:rPr>
      </w:pPr>
      <w:ins w:id="222" w:author="龙 雨" w:date="2022-09-04T18:44:00Z">
        <w:r w:rsidRPr="00772935">
          <w:rPr>
            <w:rFonts w:ascii="黑体" w:eastAsia="黑体" w:hAnsi="黑体"/>
            <w:color w:val="000000"/>
            <w:szCs w:val="21"/>
            <w:highlight w:val="yellow"/>
          </w:rPr>
          <w:lastRenderedPageBreak/>
          <w:t>对于80后，90后来说，加班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更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是家常便饭。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在全年龄段中，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25-29岁男性平均</w:t>
        </w:r>
        <w:r w:rsidRPr="00772935">
          <w:rPr>
            <w:rFonts w:ascii="黑体" w:eastAsia="黑体" w:hAnsi="黑体" w:hint="eastAsia"/>
            <w:color w:val="000000"/>
            <w:szCs w:val="21"/>
            <w:highlight w:val="yellow"/>
          </w:rPr>
          <w:t>工作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时间最长，为</w:t>
        </w:r>
        <w:r w:rsidRPr="00772935">
          <w:rPr>
            <w:rFonts w:ascii="黑体" w:eastAsia="黑体" w:hAnsi="黑体"/>
            <w:color w:val="FFAA02"/>
            <w:szCs w:val="21"/>
            <w:highlight w:val="yellow"/>
          </w:rPr>
          <w:t>8小时6分钟</w:t>
        </w:r>
        <w:r w:rsidRPr="00772935">
          <w:rPr>
            <w:rFonts w:ascii="黑体" w:eastAsia="黑体" w:hAnsi="黑体"/>
            <w:color w:val="000000"/>
            <w:szCs w:val="21"/>
            <w:highlight w:val="yellow"/>
          </w:rPr>
          <w:t>。</w:t>
        </w:r>
        <w:r>
          <w:rPr>
            <w:rFonts w:ascii="黑体" w:eastAsia="黑体" w:hAnsi="黑体" w:hint="eastAsia"/>
            <w:color w:val="000000"/>
            <w:szCs w:val="21"/>
            <w:highlight w:val="yellow"/>
          </w:rPr>
          <w:t>（这个数据是2</w:t>
        </w:r>
        <w:r>
          <w:rPr>
            <w:rFonts w:ascii="黑体" w:eastAsia="黑体" w:hAnsi="黑体"/>
            <w:color w:val="000000"/>
            <w:szCs w:val="21"/>
            <w:highlight w:val="yellow"/>
          </w:rPr>
          <w:t>019</w:t>
        </w:r>
        <w:r>
          <w:rPr>
            <w:rFonts w:ascii="黑体" w:eastAsia="黑体" w:hAnsi="黑体" w:hint="eastAsia"/>
            <w:color w:val="000000"/>
            <w:szCs w:val="21"/>
            <w:highlight w:val="yellow"/>
          </w:rPr>
          <w:t>的</w:t>
        </w:r>
      </w:ins>
      <w:ins w:id="223" w:author="龙 雨" w:date="2022-09-04T23:07:00Z">
        <w:r w:rsidR="003E7C9D">
          <w:rPr>
            <w:rFonts w:ascii="黑体" w:eastAsia="黑体" w:hAnsi="黑体" w:hint="eastAsia"/>
            <w:color w:val="000000"/>
            <w:szCs w:val="21"/>
            <w:highlight w:val="yellow"/>
          </w:rPr>
          <w:t>，有没有2</w:t>
        </w:r>
        <w:r w:rsidR="003E7C9D">
          <w:rPr>
            <w:rFonts w:ascii="黑体" w:eastAsia="黑体" w:hAnsi="黑体"/>
            <w:color w:val="000000"/>
            <w:szCs w:val="21"/>
            <w:highlight w:val="yellow"/>
          </w:rPr>
          <w:t>021</w:t>
        </w:r>
        <w:r w:rsidR="003E7C9D">
          <w:rPr>
            <w:rFonts w:ascii="黑体" w:eastAsia="黑体" w:hAnsi="黑体" w:hint="eastAsia"/>
            <w:color w:val="000000"/>
            <w:szCs w:val="21"/>
            <w:highlight w:val="yellow"/>
          </w:rPr>
          <w:t>年或者2</w:t>
        </w:r>
        <w:r w:rsidR="003E7C9D">
          <w:rPr>
            <w:rFonts w:ascii="黑体" w:eastAsia="黑体" w:hAnsi="黑体"/>
            <w:color w:val="000000"/>
            <w:szCs w:val="21"/>
            <w:highlight w:val="yellow"/>
          </w:rPr>
          <w:t>020</w:t>
        </w:r>
        <w:r w:rsidR="003E7C9D">
          <w:rPr>
            <w:rFonts w:ascii="黑体" w:eastAsia="黑体" w:hAnsi="黑体" w:hint="eastAsia"/>
            <w:color w:val="000000"/>
            <w:szCs w:val="21"/>
            <w:highlight w:val="yellow"/>
          </w:rPr>
          <w:t>年的</w:t>
        </w:r>
      </w:ins>
      <w:ins w:id="224" w:author="龙 雨" w:date="2022-09-04T18:44:00Z">
        <w:r>
          <w:rPr>
            <w:rFonts w:ascii="黑体" w:eastAsia="黑体" w:hAnsi="黑体" w:hint="eastAsia"/>
            <w:color w:val="000000"/>
            <w:szCs w:val="21"/>
            <w:highlight w:val="yellow"/>
          </w:rPr>
          <w:t>）</w:t>
        </w:r>
      </w:ins>
    </w:p>
    <w:p w14:paraId="670DC454" w14:textId="77777777" w:rsidR="00CE2E3B" w:rsidRPr="008D486C" w:rsidRDefault="00CE2E3B" w:rsidP="00CE2E3B">
      <w:pPr>
        <w:snapToGrid w:val="0"/>
        <w:spacing w:before="60" w:after="60" w:line="312" w:lineRule="auto"/>
        <w:rPr>
          <w:ins w:id="225" w:author="龙 雨" w:date="2022-09-07T11:03:00Z"/>
          <w:rFonts w:ascii="黑体" w:eastAsia="黑体" w:hAnsi="黑体"/>
          <w:color w:val="000000"/>
          <w:szCs w:val="21"/>
        </w:rPr>
      </w:pPr>
      <w:commentRangeStart w:id="226"/>
      <w:ins w:id="227" w:author="龙 雨" w:date="2022-09-07T11:03:00Z">
        <w:r w:rsidRPr="008D486C">
          <w:rPr>
            <w:rFonts w:ascii="黑体" w:eastAsia="黑体" w:hAnsi="黑体" w:hint="eastAsia"/>
            <w:color w:val="000000"/>
            <w:szCs w:val="21"/>
          </w:rPr>
          <w:t>《</w:t>
        </w:r>
        <w:r>
          <w:rPr>
            <w:rFonts w:ascii="黑体" w:eastAsia="黑体" w:hAnsi="黑体" w:hint="eastAsia"/>
            <w:color w:val="000000"/>
            <w:szCs w:val="21"/>
          </w:rPr>
          <w:t>2</w:t>
        </w:r>
        <w:r>
          <w:rPr>
            <w:rFonts w:ascii="黑体" w:eastAsia="黑体" w:hAnsi="黑体"/>
            <w:color w:val="000000"/>
            <w:szCs w:val="21"/>
          </w:rPr>
          <w:t>022</w:t>
        </w:r>
        <w:r w:rsidRPr="008D486C">
          <w:rPr>
            <w:rFonts w:ascii="黑体" w:eastAsia="黑体" w:hAnsi="黑体" w:hint="eastAsia"/>
            <w:color w:val="000000"/>
            <w:szCs w:val="21"/>
          </w:rPr>
          <w:t>职场人加班现状调查报告》</w:t>
        </w:r>
        <w:r>
          <w:rPr>
            <w:rFonts w:ascii="黑体" w:eastAsia="黑体" w:hAnsi="黑体" w:hint="eastAsia"/>
            <w:color w:val="000000"/>
            <w:szCs w:val="21"/>
          </w:rPr>
          <w:t>显示，</w:t>
        </w:r>
        <w:r w:rsidRPr="008D486C">
          <w:rPr>
            <w:rFonts w:ascii="黑体" w:eastAsia="黑体" w:hAnsi="黑体" w:hint="eastAsia"/>
            <w:color w:val="000000"/>
            <w:szCs w:val="21"/>
          </w:rPr>
          <w:t>91.6%的职场人</w:t>
        </w:r>
        <w:r>
          <w:rPr>
            <w:rFonts w:ascii="黑体" w:eastAsia="黑体" w:hAnsi="黑体" w:hint="eastAsia"/>
            <w:color w:val="000000"/>
            <w:szCs w:val="21"/>
          </w:rPr>
          <w:t>表示需</w:t>
        </w:r>
        <w:r w:rsidRPr="008D486C">
          <w:rPr>
            <w:rFonts w:ascii="黑体" w:eastAsia="黑体" w:hAnsi="黑体" w:hint="eastAsia"/>
            <w:color w:val="000000"/>
            <w:szCs w:val="21"/>
          </w:rPr>
          <w:t>要加班，近六成职场人平均每天加班超过一小时；84.7%的职场人在下班后，仍</w:t>
        </w:r>
        <w:r>
          <w:rPr>
            <w:rFonts w:ascii="黑体" w:eastAsia="黑体" w:hAnsi="黑体" w:hint="eastAsia"/>
            <w:color w:val="000000"/>
            <w:szCs w:val="21"/>
          </w:rPr>
          <w:t>受</w:t>
        </w:r>
        <w:r w:rsidRPr="008D486C">
          <w:rPr>
            <w:rFonts w:ascii="黑体" w:eastAsia="黑体" w:hAnsi="黑体" w:hint="eastAsia"/>
            <w:color w:val="000000"/>
            <w:szCs w:val="21"/>
          </w:rPr>
          <w:t>“隐形加班”困扰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  <w:commentRangeEnd w:id="226"/>
        <w:r>
          <w:rPr>
            <w:rStyle w:val="ac"/>
          </w:rPr>
          <w:commentReference w:id="226"/>
        </w:r>
      </w:ins>
    </w:p>
    <w:p w14:paraId="4BF62DC8" w14:textId="77777777" w:rsidR="003D6827" w:rsidRPr="00CE2E3B" w:rsidRDefault="003D6827" w:rsidP="003D6827">
      <w:pPr>
        <w:snapToGrid w:val="0"/>
        <w:spacing w:before="60" w:after="60" w:line="312" w:lineRule="auto"/>
        <w:rPr>
          <w:ins w:id="228" w:author="龙 雨" w:date="2022-09-04T18:44:00Z"/>
          <w:rFonts w:ascii="黑体" w:eastAsia="黑体" w:hAnsi="黑体"/>
          <w:color w:val="000000"/>
          <w:szCs w:val="21"/>
        </w:rPr>
      </w:pPr>
    </w:p>
    <w:p w14:paraId="3E473636" w14:textId="77777777" w:rsidR="003D6827" w:rsidRDefault="003D6827" w:rsidP="003D6827">
      <w:pPr>
        <w:snapToGrid w:val="0"/>
        <w:spacing w:before="60" w:after="60" w:line="312" w:lineRule="auto"/>
        <w:rPr>
          <w:ins w:id="229" w:author="龙 雨" w:date="2022-09-04T18:44:00Z"/>
          <w:rFonts w:ascii="黑体" w:eastAsia="黑体" w:hAnsi="黑体"/>
          <w:color w:val="000000"/>
          <w:szCs w:val="21"/>
        </w:rPr>
      </w:pPr>
      <w:ins w:id="230" w:author="龙 雨" w:date="2022-09-04T18:44:00Z">
        <w:r w:rsidRPr="00753150">
          <w:rPr>
            <w:rFonts w:ascii="黑体" w:eastAsia="黑体" w:hAnsi="黑体"/>
            <w:noProof/>
            <w:color w:val="000000"/>
            <w:szCs w:val="21"/>
          </w:rPr>
          <w:drawing>
            <wp:inline distT="0" distB="0" distL="0" distR="0" wp14:anchorId="0850B92C" wp14:editId="1BDC7AC5">
              <wp:extent cx="5760720" cy="4320540"/>
              <wp:effectExtent l="0" t="0" r="508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图片 19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20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F78651" w14:textId="77777777" w:rsidR="003D6827" w:rsidRDefault="003D6827" w:rsidP="003D6827">
      <w:pPr>
        <w:snapToGrid w:val="0"/>
        <w:spacing w:before="60" w:after="60" w:line="312" w:lineRule="auto"/>
        <w:rPr>
          <w:ins w:id="231" w:author="龙 雨" w:date="2022-09-04T18:44:00Z"/>
          <w:rFonts w:ascii="黑体" w:eastAsia="黑体" w:hAnsi="黑体"/>
          <w:color w:val="000000"/>
          <w:szCs w:val="21"/>
        </w:rPr>
      </w:pPr>
    </w:p>
    <w:p w14:paraId="4EE89CF4" w14:textId="77777777" w:rsidR="003D6827" w:rsidRDefault="003D6827" w:rsidP="003D6827">
      <w:pPr>
        <w:snapToGrid w:val="0"/>
        <w:spacing w:before="60" w:after="60" w:line="312" w:lineRule="auto"/>
        <w:rPr>
          <w:ins w:id="232" w:author="龙 雨" w:date="2022-09-04T18:44:00Z"/>
          <w:rFonts w:ascii="黑体" w:eastAsia="黑体" w:hAnsi="黑体"/>
          <w:color w:val="000000"/>
          <w:szCs w:val="21"/>
        </w:rPr>
      </w:pPr>
      <w:ins w:id="233" w:author="龙 雨" w:date="2022-09-04T18:44:00Z">
        <w:r w:rsidRPr="001017DE">
          <w:rPr>
            <w:rFonts w:ascii="黑体" w:eastAsia="黑体" w:hAnsi="黑体"/>
            <w:color w:val="000000"/>
            <w:szCs w:val="21"/>
          </w:rPr>
          <w:t>长久的</w:t>
        </w:r>
        <w:r>
          <w:rPr>
            <w:rFonts w:ascii="黑体" w:eastAsia="黑体" w:hAnsi="黑体" w:hint="eastAsia"/>
            <w:color w:val="000000"/>
            <w:szCs w:val="21"/>
          </w:rPr>
          <w:t>超时工作</w:t>
        </w:r>
        <w:r w:rsidRPr="001017DE">
          <w:rPr>
            <w:rFonts w:ascii="黑体" w:eastAsia="黑体" w:hAnsi="黑体"/>
            <w:color w:val="000000"/>
            <w:szCs w:val="21"/>
          </w:rPr>
          <w:t>现象，</w:t>
        </w:r>
        <w:r>
          <w:rPr>
            <w:rFonts w:ascii="黑体" w:eastAsia="黑体" w:hAnsi="黑体" w:hint="eastAsia"/>
            <w:color w:val="000000"/>
            <w:szCs w:val="21"/>
          </w:rPr>
          <w:t>正在使“打工人”</w:t>
        </w:r>
        <w:r w:rsidRPr="001017DE">
          <w:rPr>
            <w:rFonts w:ascii="黑体" w:eastAsia="黑体" w:hAnsi="黑体" w:hint="eastAsia"/>
            <w:color w:val="000000"/>
            <w:szCs w:val="21"/>
          </w:rPr>
          <w:t>的</w:t>
        </w:r>
        <w:r w:rsidRPr="001017DE">
          <w:rPr>
            <w:rFonts w:ascii="黑体" w:eastAsia="黑体" w:hAnsi="黑体"/>
            <w:color w:val="000000"/>
            <w:szCs w:val="21"/>
          </w:rPr>
          <w:t>家庭关系出现裂痕</w:t>
        </w:r>
        <w:r>
          <w:rPr>
            <w:rFonts w:ascii="黑体" w:eastAsia="黑体" w:hAnsi="黑体" w:hint="eastAsia"/>
            <w:color w:val="000000"/>
            <w:szCs w:val="21"/>
          </w:rPr>
          <w:t>。</w:t>
        </w:r>
      </w:ins>
    </w:p>
    <w:p w14:paraId="4CDA1A13" w14:textId="77777777" w:rsidR="003D6827" w:rsidRPr="001017DE" w:rsidRDefault="003D6827" w:rsidP="003D6827">
      <w:pPr>
        <w:snapToGrid w:val="0"/>
        <w:spacing w:before="60" w:after="60" w:line="312" w:lineRule="auto"/>
        <w:rPr>
          <w:ins w:id="234" w:author="龙 雨" w:date="2022-09-04T18:44:00Z"/>
          <w:rFonts w:ascii="黑体" w:eastAsia="黑体" w:hAnsi="黑体"/>
          <w:color w:val="000000"/>
          <w:szCs w:val="21"/>
        </w:rPr>
      </w:pPr>
      <w:ins w:id="235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工作的压力与焦虑如果被带回家庭，将会</w:t>
        </w:r>
        <w:r w:rsidRPr="00B765EA">
          <w:rPr>
            <w:rFonts w:ascii="黑体" w:eastAsia="黑体" w:hAnsi="黑体" w:hint="eastAsia"/>
            <w:color w:val="000000"/>
            <w:szCs w:val="21"/>
          </w:rPr>
          <w:t>加剧夫妻之间的矛盾，更有可能</w:t>
        </w:r>
        <w:r>
          <w:rPr>
            <w:rFonts w:ascii="黑体" w:eastAsia="黑体" w:hAnsi="黑体" w:hint="eastAsia"/>
            <w:color w:val="000000"/>
            <w:szCs w:val="21"/>
          </w:rPr>
          <w:t>诱发</w:t>
        </w:r>
        <w:r w:rsidRPr="00B765EA">
          <w:rPr>
            <w:rFonts w:ascii="黑体" w:eastAsia="黑体" w:hAnsi="黑体" w:hint="eastAsia"/>
            <w:color w:val="000000"/>
            <w:szCs w:val="21"/>
          </w:rPr>
          <w:t>家暴行径。</w:t>
        </w:r>
        <w:r w:rsidRPr="001017DE">
          <w:rPr>
            <w:rFonts w:ascii="黑体" w:eastAsia="黑体" w:hAnsi="黑体"/>
            <w:color w:val="FFAA02"/>
            <w:szCs w:val="21"/>
          </w:rPr>
          <w:t>70.7%</w:t>
        </w:r>
        <w:r w:rsidRPr="001017DE">
          <w:rPr>
            <w:rFonts w:ascii="黑体" w:eastAsia="黑体" w:hAnsi="黑体"/>
            <w:color w:val="000000"/>
            <w:szCs w:val="21"/>
          </w:rPr>
          <w:t>的职场青年表示因为加班与家人闹过矛盾，只有不足30%的人认为加班对家庭关系毫无影响。</w:t>
        </w:r>
      </w:ins>
    </w:p>
    <w:p w14:paraId="66273825" w14:textId="77777777" w:rsidR="003D6827" w:rsidRPr="00E70416" w:rsidRDefault="003D6827" w:rsidP="003D6827">
      <w:pPr>
        <w:snapToGrid w:val="0"/>
        <w:spacing w:before="60" w:after="60" w:line="312" w:lineRule="auto"/>
        <w:rPr>
          <w:ins w:id="236" w:author="龙 雨" w:date="2022-09-04T18:44:00Z"/>
          <w:rFonts w:ascii="黑体" w:eastAsia="黑体" w:hAnsi="黑体"/>
          <w:color w:val="000000"/>
          <w:szCs w:val="21"/>
        </w:rPr>
      </w:pPr>
      <w:ins w:id="237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745E8A5D" wp14:editId="69EF17D4">
              <wp:extent cx="5760720" cy="4320540"/>
              <wp:effectExtent l="0" t="0" r="508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20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20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A1DD34" w14:textId="77777777" w:rsidR="003D6827" w:rsidRDefault="003D6827" w:rsidP="003D6827">
      <w:pPr>
        <w:snapToGrid w:val="0"/>
        <w:spacing w:before="60" w:after="60" w:line="312" w:lineRule="auto"/>
        <w:rPr>
          <w:ins w:id="238" w:author="龙 雨" w:date="2022-09-04T18:44:00Z"/>
          <w:rFonts w:ascii="黑体" w:eastAsia="黑体" w:hAnsi="黑体"/>
          <w:color w:val="000000"/>
          <w:szCs w:val="21"/>
        </w:rPr>
      </w:pPr>
    </w:p>
    <w:p w14:paraId="21AFCDBD" w14:textId="77777777" w:rsidR="003D6827" w:rsidRPr="001017DE" w:rsidRDefault="003D6827" w:rsidP="003D6827">
      <w:pPr>
        <w:snapToGrid w:val="0"/>
        <w:spacing w:before="60" w:after="60" w:line="312" w:lineRule="auto"/>
        <w:rPr>
          <w:ins w:id="239" w:author="龙 雨" w:date="2022-09-04T18:44:00Z"/>
          <w:rFonts w:ascii="黑体" w:eastAsia="黑体" w:hAnsi="黑体"/>
          <w:color w:val="000000"/>
          <w:szCs w:val="21"/>
        </w:rPr>
      </w:pPr>
      <w:ins w:id="240" w:author="龙 雨" w:date="2022-09-04T18:44:00Z">
        <w:r w:rsidRPr="008B743D">
          <w:rPr>
            <w:rFonts w:ascii="黑体" w:eastAsia="黑体" w:hAnsi="黑体" w:hint="eastAsia"/>
            <w:color w:val="000000"/>
            <w:szCs w:val="21"/>
          </w:rPr>
          <w:t>《2</w:t>
        </w:r>
        <w:r w:rsidRPr="008B743D">
          <w:rPr>
            <w:rFonts w:ascii="黑体" w:eastAsia="黑体" w:hAnsi="黑体"/>
            <w:color w:val="000000"/>
            <w:szCs w:val="21"/>
          </w:rPr>
          <w:t>021</w:t>
        </w:r>
        <w:r w:rsidRPr="008B743D">
          <w:rPr>
            <w:rFonts w:ascii="黑体" w:eastAsia="黑体" w:hAnsi="黑体" w:hint="eastAsia"/>
            <w:color w:val="000000"/>
            <w:szCs w:val="21"/>
          </w:rPr>
          <w:t>青年男女健康调查报告》</w:t>
        </w:r>
        <w:r w:rsidRPr="008B743D">
          <w:rPr>
            <w:rFonts w:ascii="黑体" w:eastAsia="黑体" w:hAnsi="黑体"/>
            <w:color w:val="000000"/>
            <w:szCs w:val="21"/>
          </w:rPr>
          <w:t>显示，物质条件和事业发展已经成为了</w:t>
        </w:r>
        <w:r w:rsidRPr="008B743D">
          <w:rPr>
            <w:rFonts w:ascii="黑体" w:eastAsia="黑体" w:hAnsi="黑体" w:hint="eastAsia"/>
            <w:color w:val="000000"/>
            <w:szCs w:val="21"/>
          </w:rPr>
          <w:t>影响结婚意愿</w:t>
        </w:r>
        <w:r>
          <w:rPr>
            <w:rFonts w:ascii="黑体" w:eastAsia="黑体" w:hAnsi="黑体" w:hint="eastAsia"/>
            <w:color w:val="000000"/>
            <w:szCs w:val="21"/>
          </w:rPr>
          <w:t>的</w:t>
        </w:r>
        <w:r w:rsidRPr="008B743D">
          <w:rPr>
            <w:rFonts w:ascii="黑体" w:eastAsia="黑体" w:hAnsi="黑体"/>
            <w:color w:val="000000"/>
            <w:szCs w:val="21"/>
          </w:rPr>
          <w:t>两大</w:t>
        </w:r>
        <w:r>
          <w:rPr>
            <w:rFonts w:ascii="黑体" w:eastAsia="黑体" w:hAnsi="黑体" w:hint="eastAsia"/>
            <w:color w:val="000000"/>
            <w:szCs w:val="21"/>
          </w:rPr>
          <w:t>最重要</w:t>
        </w:r>
        <w:r w:rsidRPr="008B743D">
          <w:rPr>
            <w:rFonts w:ascii="黑体" w:eastAsia="黑体" w:hAnsi="黑体"/>
            <w:color w:val="000000"/>
            <w:szCs w:val="21"/>
          </w:rPr>
          <w:t>因素，</w:t>
        </w:r>
        <w:r w:rsidRPr="008B743D">
          <w:rPr>
            <w:rFonts w:ascii="黑体" w:eastAsia="黑体" w:hAnsi="黑体" w:hint="eastAsia"/>
            <w:color w:val="000000"/>
            <w:szCs w:val="21"/>
          </w:rPr>
          <w:t>二者</w:t>
        </w:r>
        <w:r>
          <w:rPr>
            <w:rFonts w:ascii="黑体" w:eastAsia="黑体" w:hAnsi="黑体" w:hint="eastAsia"/>
            <w:color w:val="000000"/>
            <w:szCs w:val="21"/>
          </w:rPr>
          <w:t>占比</w:t>
        </w:r>
        <w:r w:rsidRPr="008B743D">
          <w:rPr>
            <w:rFonts w:ascii="黑体" w:eastAsia="黑体" w:hAnsi="黑体" w:hint="eastAsia"/>
            <w:color w:val="000000"/>
            <w:szCs w:val="21"/>
          </w:rPr>
          <w:t>超</w:t>
        </w:r>
        <w:r w:rsidRPr="008B743D">
          <w:rPr>
            <w:rFonts w:ascii="黑体" w:eastAsia="黑体" w:hAnsi="黑体"/>
            <w:color w:val="000000"/>
            <w:szCs w:val="21"/>
          </w:rPr>
          <w:t>80%。</w:t>
        </w:r>
        <w:r w:rsidRPr="008B743D">
          <w:rPr>
            <w:rFonts w:ascii="黑体" w:eastAsia="黑体" w:hAnsi="黑体" w:hint="eastAsia"/>
            <w:color w:val="000000"/>
            <w:szCs w:val="21"/>
          </w:rPr>
          <w:t>这意味着中国人必须在工作中投入更多时间，获得更多的收入，追求更高的职位，以完成</w:t>
        </w:r>
        <w:r>
          <w:rPr>
            <w:rFonts w:ascii="黑体" w:eastAsia="黑体" w:hAnsi="黑体" w:hint="eastAsia"/>
            <w:color w:val="000000"/>
            <w:szCs w:val="21"/>
          </w:rPr>
          <w:t>步入婚姻</w:t>
        </w:r>
        <w:r w:rsidRPr="008B743D">
          <w:rPr>
            <w:rFonts w:ascii="黑体" w:eastAsia="黑体" w:hAnsi="黑体" w:hint="eastAsia"/>
            <w:color w:val="000000"/>
            <w:szCs w:val="21"/>
          </w:rPr>
          <w:t>的筹备。</w:t>
        </w:r>
      </w:ins>
    </w:p>
    <w:p w14:paraId="707487D3" w14:textId="77777777" w:rsidR="003D6827" w:rsidRDefault="003D6827" w:rsidP="003D6827">
      <w:pPr>
        <w:snapToGrid w:val="0"/>
        <w:spacing w:before="60" w:after="60" w:line="312" w:lineRule="auto"/>
        <w:rPr>
          <w:ins w:id="241" w:author="龙 雨" w:date="2022-09-04T18:44:00Z"/>
          <w:rFonts w:ascii="黑体" w:eastAsia="黑体" w:hAnsi="黑体"/>
          <w:color w:val="000000"/>
          <w:szCs w:val="21"/>
        </w:rPr>
      </w:pPr>
      <w:ins w:id="242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14721E93" wp14:editId="790B98DC">
              <wp:extent cx="5760720" cy="4320540"/>
              <wp:effectExtent l="0" t="0" r="5080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图片 21"/>
                      <pic:cNvPicPr/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20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8BA463" w14:textId="77777777" w:rsidR="003D6827" w:rsidRDefault="003D6827" w:rsidP="003D6827">
      <w:pPr>
        <w:snapToGrid w:val="0"/>
        <w:spacing w:before="60" w:after="60" w:line="312" w:lineRule="auto"/>
        <w:rPr>
          <w:ins w:id="243" w:author="龙 雨" w:date="2022-09-04T18:44:00Z"/>
          <w:rFonts w:ascii="黑体" w:eastAsia="黑体" w:hAnsi="黑体"/>
          <w:color w:val="000000"/>
          <w:szCs w:val="21"/>
        </w:rPr>
      </w:pPr>
    </w:p>
    <w:p w14:paraId="252E31D3" w14:textId="77777777" w:rsidR="003D6827" w:rsidRPr="001017DE" w:rsidRDefault="003D6827" w:rsidP="003D6827">
      <w:pPr>
        <w:snapToGrid w:val="0"/>
        <w:spacing w:before="60" w:after="60" w:line="312" w:lineRule="auto"/>
        <w:rPr>
          <w:ins w:id="244" w:author="龙 雨" w:date="2022-09-04T18:44:00Z"/>
          <w:rFonts w:ascii="黑体" w:eastAsia="黑体" w:hAnsi="黑体"/>
          <w:color w:val="000000"/>
          <w:szCs w:val="21"/>
        </w:rPr>
      </w:pPr>
      <w:ins w:id="245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更大的背景是，当下中国的人口形势——</w:t>
        </w:r>
        <w:r w:rsidRPr="001017DE">
          <w:rPr>
            <w:rFonts w:ascii="黑体" w:eastAsia="黑体" w:hAnsi="黑体"/>
            <w:color w:val="000000"/>
            <w:szCs w:val="21"/>
          </w:rPr>
          <w:t>低结婚率、高离婚率和低生育率。</w:t>
        </w:r>
      </w:ins>
    </w:p>
    <w:p w14:paraId="153B9C0D" w14:textId="77777777" w:rsidR="00CE2E3B" w:rsidRPr="001017DE" w:rsidRDefault="00CE2E3B" w:rsidP="00CE2E3B">
      <w:pPr>
        <w:snapToGrid w:val="0"/>
        <w:spacing w:before="60" w:after="60" w:line="312" w:lineRule="auto"/>
        <w:rPr>
          <w:ins w:id="246" w:author="龙 雨" w:date="2022-09-07T11:04:00Z"/>
          <w:rFonts w:ascii="黑体" w:eastAsia="黑体" w:hAnsi="黑体"/>
          <w:color w:val="000000"/>
          <w:szCs w:val="21"/>
        </w:rPr>
      </w:pPr>
      <w:ins w:id="247" w:author="龙 雨" w:date="2022-09-07T11:04:00Z">
        <w:r w:rsidRPr="001017DE">
          <w:rPr>
            <w:rFonts w:ascii="黑体" w:eastAsia="黑体" w:hAnsi="黑体"/>
            <w:color w:val="000000"/>
            <w:szCs w:val="21"/>
          </w:rPr>
          <w:t>10年间，中国人组建家庭的欲望正在削弱，无数结合的家庭走向破碎。数据显示，全国结婚率自2013年到达高峰后开始逐年下滑，</w:t>
        </w:r>
        <w:r w:rsidRPr="00516475">
          <w:rPr>
            <w:rFonts w:ascii="黑体" w:eastAsia="黑体" w:hAnsi="黑体"/>
            <w:color w:val="000000"/>
            <w:szCs w:val="21"/>
            <w:highlight w:val="yellow"/>
          </w:rPr>
          <w:t>由1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098万对降至764万对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（2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021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），受疫情影响，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2021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年结婚登记数量较上年</w:t>
        </w:r>
        <w:r>
          <w:rPr>
            <w:rFonts w:ascii="黑体" w:eastAsia="黑体" w:hAnsi="黑体" w:hint="eastAsia"/>
            <w:color w:val="000000"/>
            <w:szCs w:val="21"/>
            <w:highlight w:val="yellow"/>
          </w:rPr>
          <w:t>大幅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下降6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.1%</w:t>
        </w:r>
        <w:r w:rsidRPr="001017DE">
          <w:rPr>
            <w:rFonts w:ascii="黑体" w:eastAsia="黑体" w:hAnsi="黑体" w:hint="eastAsia"/>
            <w:color w:val="000000"/>
            <w:szCs w:val="21"/>
          </w:rPr>
          <w:t>。</w:t>
        </w:r>
        <w:r w:rsidRPr="00F16DB6">
          <w:rPr>
            <w:rFonts w:ascii="黑体" w:eastAsia="黑体" w:hAnsi="黑体"/>
            <w:color w:val="000000"/>
            <w:szCs w:val="21"/>
            <w:highlight w:val="yellow"/>
          </w:rPr>
          <w:t>2019年</w:t>
        </w:r>
        <w:r w:rsidRPr="001017DE">
          <w:rPr>
            <w:rFonts w:ascii="黑体" w:eastAsia="黑体" w:hAnsi="黑体"/>
            <w:color w:val="000000"/>
            <w:szCs w:val="21"/>
          </w:rPr>
          <w:t>离婚率是2008年的</w:t>
        </w:r>
        <w:r w:rsidRPr="001017DE">
          <w:rPr>
            <w:rFonts w:ascii="黑体" w:eastAsia="黑体" w:hAnsi="黑体"/>
            <w:color w:val="FFAA02"/>
            <w:szCs w:val="21"/>
          </w:rPr>
          <w:t>2.07倍</w:t>
        </w:r>
        <w:r>
          <w:rPr>
            <w:rFonts w:ascii="黑体" w:eastAsia="黑体" w:hAnsi="黑体" w:hint="eastAsia"/>
            <w:color w:val="000000"/>
            <w:szCs w:val="21"/>
          </w:rPr>
          <w:t>，</w:t>
        </w:r>
        <w:r w:rsidRPr="00516475">
          <w:rPr>
            <w:rFonts w:ascii="黑体" w:eastAsia="黑体" w:hAnsi="黑体" w:hint="eastAsia"/>
            <w:color w:val="000000"/>
            <w:szCs w:val="21"/>
            <w:highlight w:val="yellow"/>
          </w:rPr>
          <w:t>2</w:t>
        </w:r>
        <w:r w:rsidRPr="00516475">
          <w:rPr>
            <w:rFonts w:ascii="黑体" w:eastAsia="黑体" w:hAnsi="黑体"/>
            <w:color w:val="000000"/>
            <w:szCs w:val="21"/>
            <w:highlight w:val="yellow"/>
          </w:rPr>
          <w:t>020</w:t>
        </w:r>
        <w:r w:rsidRPr="00516475">
          <w:rPr>
            <w:rFonts w:ascii="黑体" w:eastAsia="黑体" w:hAnsi="黑体" w:hint="eastAsia"/>
            <w:color w:val="000000"/>
            <w:szCs w:val="21"/>
            <w:highlight w:val="yellow"/>
          </w:rPr>
          <w:t>年后，受疫情与离婚冷静期政策影响，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离婚率稍有下降,由1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9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年的3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.4%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降至2</w:t>
        </w:r>
        <w:r w:rsidRPr="00470A02">
          <w:rPr>
            <w:rFonts w:ascii="黑体" w:eastAsia="黑体" w:hAnsi="黑体"/>
            <w:color w:val="000000"/>
            <w:szCs w:val="21"/>
            <w:highlight w:val="yellow"/>
          </w:rPr>
          <w:t>.0%</w:t>
        </w:r>
        <w:r w:rsidRPr="00470A02">
          <w:rPr>
            <w:rFonts w:ascii="黑体" w:eastAsia="黑体" w:hAnsi="黑体" w:hint="eastAsia"/>
            <w:color w:val="000000"/>
            <w:szCs w:val="21"/>
            <w:highlight w:val="yellow"/>
          </w:rPr>
          <w:t>。</w:t>
        </w:r>
        <w:r w:rsidRPr="001017DE">
          <w:rPr>
            <w:rFonts w:ascii="黑体" w:eastAsia="黑体" w:hAnsi="黑体" w:hint="eastAsia"/>
            <w:color w:val="000000"/>
            <w:szCs w:val="21"/>
          </w:rPr>
          <w:t>人</w:t>
        </w:r>
        <w:r w:rsidRPr="001017DE">
          <w:rPr>
            <w:rFonts w:ascii="黑体" w:eastAsia="黑体" w:hAnsi="黑体"/>
            <w:color w:val="000000"/>
            <w:szCs w:val="21"/>
          </w:rPr>
          <w:t>口出生率呈下降趋势，</w:t>
        </w:r>
        <w:r w:rsidRPr="00F16DB6">
          <w:rPr>
            <w:rFonts w:ascii="黑体" w:eastAsia="黑体" w:hAnsi="黑体"/>
            <w:color w:val="000000"/>
            <w:szCs w:val="21"/>
            <w:highlight w:val="yellow"/>
          </w:rPr>
          <w:t>2016-20</w:t>
        </w:r>
        <w:r>
          <w:rPr>
            <w:rFonts w:ascii="黑体" w:eastAsia="黑体" w:hAnsi="黑体"/>
            <w:color w:val="000000"/>
            <w:szCs w:val="21"/>
            <w:highlight w:val="yellow"/>
          </w:rPr>
          <w:t>21</w:t>
        </w:r>
        <w:r w:rsidRPr="00F16DB6">
          <w:rPr>
            <w:rFonts w:ascii="黑体" w:eastAsia="黑体" w:hAnsi="黑体"/>
            <w:color w:val="000000"/>
            <w:szCs w:val="21"/>
            <w:highlight w:val="yellow"/>
          </w:rPr>
          <w:t>年</w:t>
        </w:r>
        <w:r w:rsidRPr="009F0159">
          <w:rPr>
            <w:rFonts w:ascii="黑体" w:eastAsia="黑体" w:hAnsi="黑体"/>
            <w:color w:val="000000"/>
            <w:szCs w:val="21"/>
            <w:highlight w:val="yellow"/>
          </w:rPr>
          <w:t>降速最快，由1</w:t>
        </w:r>
        <w:r>
          <w:rPr>
            <w:rFonts w:ascii="黑体" w:eastAsia="黑体" w:hAnsi="黑体"/>
            <w:color w:val="000000"/>
            <w:szCs w:val="21"/>
            <w:highlight w:val="yellow"/>
          </w:rPr>
          <w:t>2.95</w:t>
        </w:r>
        <w:r w:rsidRPr="009F0159">
          <w:rPr>
            <w:rFonts w:ascii="黑体" w:eastAsia="黑体" w:hAnsi="黑体"/>
            <w:color w:val="000000"/>
            <w:szCs w:val="21"/>
            <w:highlight w:val="yellow"/>
          </w:rPr>
          <w:t>%降至7.52%。</w:t>
        </w:r>
      </w:ins>
    </w:p>
    <w:p w14:paraId="69E599DB" w14:textId="77777777" w:rsidR="003D6827" w:rsidRPr="001017DE" w:rsidRDefault="003D6827" w:rsidP="003D6827">
      <w:pPr>
        <w:snapToGrid w:val="0"/>
        <w:spacing w:before="60" w:after="60" w:line="312" w:lineRule="auto"/>
        <w:rPr>
          <w:ins w:id="248" w:author="龙 雨" w:date="2022-09-04T18:44:00Z"/>
          <w:rFonts w:ascii="黑体" w:eastAsia="黑体" w:hAnsi="黑体"/>
          <w:color w:val="000000"/>
          <w:szCs w:val="21"/>
        </w:rPr>
      </w:pPr>
      <w:ins w:id="249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4CF4173F" wp14:editId="4B2CB84F">
              <wp:extent cx="5760720" cy="4904105"/>
              <wp:effectExtent l="0" t="0" r="5080" b="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图片 22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904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4C4E09" w14:textId="2FE748BD" w:rsidR="003D6827" w:rsidRPr="001017DE" w:rsidRDefault="00796F39" w:rsidP="003D6827">
      <w:pPr>
        <w:snapToGrid w:val="0"/>
        <w:spacing w:before="60" w:after="60" w:line="312" w:lineRule="auto"/>
        <w:rPr>
          <w:ins w:id="250" w:author="龙 雨" w:date="2022-09-04T18:44:00Z"/>
          <w:rFonts w:ascii="黑体" w:eastAsia="黑体" w:hAnsi="黑体"/>
          <w:color w:val="000000"/>
          <w:szCs w:val="21"/>
        </w:rPr>
      </w:pPr>
      <w:ins w:id="251" w:author="龙 雨" w:date="2022-09-12T13:16:00Z">
        <w:r>
          <w:rPr>
            <w:rFonts w:ascii="黑体" w:eastAsia="黑体" w:hAnsi="黑体" w:hint="eastAsia"/>
            <w:color w:val="000000"/>
            <w:szCs w:val="21"/>
          </w:rPr>
          <w:t>（这张图，所有的“图</w:t>
        </w:r>
        <w:r>
          <w:rPr>
            <w:rFonts w:ascii="黑体" w:eastAsia="黑体" w:hAnsi="黑体"/>
            <w:color w:val="000000"/>
            <w:szCs w:val="21"/>
          </w:rPr>
          <w:t>8</w:t>
        </w:r>
        <w:r>
          <w:rPr>
            <w:rFonts w:ascii="黑体" w:eastAsia="黑体" w:hAnsi="黑体" w:hint="eastAsia"/>
            <w:color w:val="000000"/>
            <w:szCs w:val="21"/>
          </w:rPr>
          <w:t>”、“图9”、“图1</w:t>
        </w:r>
        <w:r>
          <w:rPr>
            <w:rFonts w:ascii="黑体" w:eastAsia="黑体" w:hAnsi="黑体"/>
            <w:color w:val="000000"/>
            <w:szCs w:val="21"/>
          </w:rPr>
          <w:t>0</w:t>
        </w:r>
        <w:r>
          <w:rPr>
            <w:rFonts w:ascii="黑体" w:eastAsia="黑体" w:hAnsi="黑体" w:hint="eastAsia"/>
            <w:color w:val="000000"/>
            <w:szCs w:val="21"/>
          </w:rPr>
          <w:t>”和“图1</w:t>
        </w:r>
        <w:r>
          <w:rPr>
            <w:rFonts w:ascii="黑体" w:eastAsia="黑体" w:hAnsi="黑体"/>
            <w:color w:val="000000"/>
            <w:szCs w:val="21"/>
          </w:rPr>
          <w:t>1</w:t>
        </w:r>
        <w:r>
          <w:rPr>
            <w:rFonts w:ascii="黑体" w:eastAsia="黑体" w:hAnsi="黑体" w:hint="eastAsia"/>
            <w:color w:val="000000"/>
            <w:szCs w:val="21"/>
          </w:rPr>
          <w:t>”都只改成一个“</w:t>
        </w:r>
      </w:ins>
      <w:ins w:id="252" w:author="龙 雨" w:date="2022-09-12T13:17:00Z">
        <w:r>
          <w:rPr>
            <w:rFonts w:ascii="黑体" w:eastAsia="黑体" w:hAnsi="黑体" w:hint="eastAsia"/>
            <w:color w:val="000000"/>
            <w:szCs w:val="21"/>
          </w:rPr>
          <w:t>图</w:t>
        </w:r>
        <w:r>
          <w:rPr>
            <w:rFonts w:ascii="黑体" w:eastAsia="黑体" w:hAnsi="黑体" w:hint="eastAsia"/>
            <w:color w:val="000000"/>
            <w:szCs w:val="21"/>
          </w:rPr>
          <w:t>8</w:t>
        </w:r>
      </w:ins>
      <w:ins w:id="253" w:author="龙 雨" w:date="2022-09-12T13:16:00Z">
        <w:r>
          <w:rPr>
            <w:rFonts w:ascii="黑体" w:eastAsia="黑体" w:hAnsi="黑体" w:hint="eastAsia"/>
            <w:color w:val="000000"/>
            <w:szCs w:val="21"/>
          </w:rPr>
          <w:t>”</w:t>
        </w:r>
      </w:ins>
      <w:ins w:id="254" w:author="龙 雨" w:date="2022-09-12T13:17:00Z">
        <w:r>
          <w:rPr>
            <w:rFonts w:ascii="黑体" w:eastAsia="黑体" w:hAnsi="黑体" w:hint="eastAsia"/>
            <w:color w:val="000000"/>
            <w:szCs w:val="21"/>
          </w:rPr>
          <w:t>，然后再在原来“图X”的地方改成“图（</w:t>
        </w:r>
        <w:r>
          <w:rPr>
            <w:rFonts w:ascii="黑体" w:eastAsia="黑体" w:hAnsi="黑体"/>
            <w:color w:val="000000"/>
            <w:szCs w:val="21"/>
          </w:rPr>
          <w:t>a</w:t>
        </w:r>
        <w:r>
          <w:rPr>
            <w:rFonts w:ascii="黑体" w:eastAsia="黑体" w:hAnsi="黑体" w:hint="eastAsia"/>
            <w:color w:val="000000"/>
            <w:szCs w:val="21"/>
          </w:rPr>
          <w:t>）”</w:t>
        </w:r>
      </w:ins>
      <w:ins w:id="255" w:author="龙 雨" w:date="2022-09-12T13:16:00Z">
        <w:r>
          <w:rPr>
            <w:rFonts w:ascii="黑体" w:eastAsia="黑体" w:hAnsi="黑体" w:hint="eastAsia"/>
            <w:color w:val="000000"/>
            <w:szCs w:val="21"/>
          </w:rPr>
          <w:t>）</w:t>
        </w:r>
      </w:ins>
    </w:p>
    <w:p w14:paraId="27B2A3D6" w14:textId="77777777" w:rsidR="003D6827" w:rsidRDefault="003D6827" w:rsidP="003D6827">
      <w:pPr>
        <w:snapToGrid w:val="0"/>
        <w:spacing w:before="60" w:after="60" w:line="312" w:lineRule="auto"/>
        <w:rPr>
          <w:ins w:id="256" w:author="龙 雨" w:date="2022-09-04T18:44:00Z"/>
          <w:rFonts w:ascii="黑体" w:eastAsia="黑体" w:hAnsi="黑体"/>
          <w:color w:val="000000"/>
          <w:szCs w:val="21"/>
        </w:rPr>
      </w:pPr>
      <w:ins w:id="257" w:author="龙 雨" w:date="2022-09-04T18:44:00Z">
        <w:r>
          <w:rPr>
            <w:rFonts w:ascii="黑体" w:eastAsia="黑体" w:hAnsi="黑体"/>
            <w:noProof/>
            <w:color w:val="000000"/>
            <w:szCs w:val="21"/>
          </w:rPr>
          <w:lastRenderedPageBreak/>
          <w:drawing>
            <wp:inline distT="0" distB="0" distL="0" distR="0" wp14:anchorId="0DA7822C" wp14:editId="6E3992CB">
              <wp:extent cx="5760720" cy="6480810"/>
              <wp:effectExtent l="0" t="0" r="5080" b="0"/>
              <wp:docPr id="28" name="图片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图片 23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6480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442056" w14:textId="77777777" w:rsidR="003D6827" w:rsidRPr="006753B6" w:rsidRDefault="003D6827" w:rsidP="003D6827">
      <w:pPr>
        <w:snapToGrid w:val="0"/>
        <w:spacing w:before="60" w:after="60" w:line="312" w:lineRule="auto"/>
        <w:rPr>
          <w:ins w:id="258" w:author="龙 雨" w:date="2022-09-04T18:44:00Z"/>
          <w:rFonts w:ascii="黑体" w:eastAsia="黑体" w:hAnsi="黑体"/>
          <w:color w:val="000000"/>
          <w:szCs w:val="21"/>
        </w:rPr>
      </w:pPr>
      <w:ins w:id="259" w:author="龙 雨" w:date="2022-09-04T18:44:00Z">
        <w:r>
          <w:rPr>
            <w:rFonts w:ascii="黑体" w:eastAsia="黑体" w:hAnsi="黑体" w:hint="eastAsia"/>
            <w:color w:val="000000"/>
            <w:szCs w:val="21"/>
          </w:rPr>
          <w:t>这在时代的风口——互联网行业体现得尤为明显。</w:t>
        </w:r>
        <w:r w:rsidRPr="00FB01C1">
          <w:rPr>
            <w:rFonts w:ascii="黑体" w:eastAsia="黑体" w:hAnsi="黑体"/>
            <w:color w:val="000000"/>
            <w:szCs w:val="21"/>
          </w:rPr>
          <w:t>《2021年青年大健康报告》对各行业职场青年的身体满意度调查</w:t>
        </w:r>
        <w:r w:rsidRPr="00FB01C1">
          <w:rPr>
            <w:rFonts w:ascii="黑体" w:eastAsia="黑体" w:hAnsi="黑体" w:hint="eastAsia"/>
            <w:color w:val="000000"/>
            <w:szCs w:val="21"/>
          </w:rPr>
          <w:t>显示</w:t>
        </w:r>
        <w:r w:rsidRPr="00FB01C1">
          <w:rPr>
            <w:rFonts w:ascii="黑体" w:eastAsia="黑体" w:hAnsi="黑体"/>
            <w:color w:val="000000"/>
            <w:szCs w:val="21"/>
          </w:rPr>
          <w:t>，互联网行业员工身体健康满意度</w:t>
        </w:r>
        <w:r>
          <w:rPr>
            <w:rFonts w:ascii="黑体" w:eastAsia="黑体" w:hAnsi="黑体" w:hint="eastAsia"/>
            <w:color w:val="000000"/>
            <w:szCs w:val="21"/>
          </w:rPr>
          <w:t>在全行业中排名</w:t>
        </w:r>
        <w:r w:rsidRPr="00FB01C1">
          <w:rPr>
            <w:rFonts w:ascii="黑体" w:eastAsia="黑体" w:hAnsi="黑体"/>
            <w:color w:val="FFAA02"/>
            <w:szCs w:val="21"/>
          </w:rPr>
          <w:t>倒数第</w:t>
        </w:r>
        <w:r>
          <w:rPr>
            <w:rFonts w:ascii="黑体" w:eastAsia="黑体" w:hAnsi="黑体" w:hint="eastAsia"/>
            <w:color w:val="FFAA02"/>
            <w:szCs w:val="21"/>
          </w:rPr>
          <w:t>4</w:t>
        </w:r>
        <w:r w:rsidRPr="00FB01C1">
          <w:rPr>
            <w:rFonts w:ascii="黑体" w:eastAsia="黑体" w:hAnsi="黑体"/>
            <w:color w:val="000000"/>
            <w:szCs w:val="21"/>
          </w:rPr>
          <w:t>。</w:t>
        </w:r>
        <w:r w:rsidRPr="00FB01C1">
          <w:rPr>
            <w:rFonts w:ascii="黑体" w:eastAsia="黑体" w:hAnsi="黑体" w:hint="eastAsia"/>
            <w:color w:val="000000"/>
            <w:szCs w:val="21"/>
          </w:rPr>
          <w:t>这似乎</w:t>
        </w:r>
        <w:r>
          <w:rPr>
            <w:rFonts w:ascii="黑体" w:eastAsia="黑体" w:hAnsi="黑体" w:hint="eastAsia"/>
            <w:color w:val="000000"/>
            <w:szCs w:val="21"/>
          </w:rPr>
          <w:t>在某种程度上</w:t>
        </w:r>
        <w:r w:rsidRPr="00FB01C1">
          <w:rPr>
            <w:rFonts w:ascii="黑体" w:eastAsia="黑体" w:hAnsi="黑体" w:hint="eastAsia"/>
            <w:color w:val="000000"/>
            <w:szCs w:val="21"/>
          </w:rPr>
          <w:t>，</w:t>
        </w:r>
        <w:r>
          <w:rPr>
            <w:rFonts w:ascii="黑体" w:eastAsia="黑体" w:hAnsi="黑体" w:hint="eastAsia"/>
            <w:color w:val="000000"/>
            <w:szCs w:val="21"/>
          </w:rPr>
          <w:t>体现出互联网行业从业者的生存现状</w:t>
        </w:r>
        <w:r w:rsidRPr="00FB01C1">
          <w:rPr>
            <w:rFonts w:ascii="黑体" w:eastAsia="黑体" w:hAnsi="黑体" w:hint="eastAsia"/>
            <w:color w:val="000000"/>
            <w:szCs w:val="21"/>
          </w:rPr>
          <w:t>。</w:t>
        </w:r>
      </w:ins>
    </w:p>
    <w:p w14:paraId="445BD5DC" w14:textId="22951E53" w:rsidR="003D6827" w:rsidRPr="001017DE" w:rsidDel="003E7C9D" w:rsidRDefault="003D6827">
      <w:pPr>
        <w:snapToGrid w:val="0"/>
        <w:spacing w:before="60" w:after="60" w:line="312" w:lineRule="auto"/>
        <w:rPr>
          <w:del w:id="260" w:author="龙 雨" w:date="2022-09-04T23:08:00Z"/>
          <w:rFonts w:ascii="黑体" w:eastAsia="黑体" w:hAnsi="黑体"/>
          <w:color w:val="000000"/>
          <w:szCs w:val="21"/>
        </w:rPr>
      </w:pPr>
    </w:p>
    <w:p w14:paraId="6E490955" w14:textId="77777777" w:rsidR="00CA5E84" w:rsidRPr="001017DE" w:rsidRDefault="00CA5E84" w:rsidP="00CA5E84">
      <w:pPr>
        <w:snapToGrid w:val="0"/>
        <w:spacing w:before="60" w:after="60" w:line="312" w:lineRule="auto"/>
        <w:rPr>
          <w:ins w:id="261" w:author="龙 雨" w:date="2022-09-12T12:18:00Z"/>
          <w:rFonts w:ascii="黑体" w:eastAsia="黑体" w:hAnsi="黑体"/>
          <w:color w:val="000000"/>
          <w:szCs w:val="21"/>
        </w:rPr>
      </w:pPr>
      <w:ins w:id="262" w:author="龙 雨" w:date="2022-09-12T12:18:00Z">
        <w:r w:rsidRPr="005C4F3A">
          <w:rPr>
            <w:rFonts w:ascii="黑体" w:eastAsia="黑体" w:hAnsi="黑体" w:hint="eastAsia"/>
            <w:color w:val="000000"/>
            <w:szCs w:val="21"/>
          </w:rPr>
          <w:t>增加的工作时间，也让</w:t>
        </w:r>
        <w:r w:rsidRPr="005C4F3A">
          <w:rPr>
            <w:rFonts w:ascii="黑体" w:eastAsia="黑体" w:hAnsi="黑体"/>
            <w:color w:val="000000"/>
            <w:szCs w:val="21"/>
          </w:rPr>
          <w:t>青年人的身体健康越发成为问题</w:t>
        </w:r>
        <w:r>
          <w:rPr>
            <w:rFonts w:ascii="黑体" w:eastAsia="黑体" w:hAnsi="黑体" w:hint="eastAsia"/>
            <w:color w:val="000000"/>
            <w:szCs w:val="21"/>
          </w:rPr>
          <w:t>。日趋丰富的物质生活，似乎</w:t>
        </w:r>
        <w:r w:rsidRPr="001017DE">
          <w:rPr>
            <w:rFonts w:ascii="黑体" w:eastAsia="黑体" w:hAnsi="黑体"/>
            <w:color w:val="000000"/>
            <w:szCs w:val="21"/>
          </w:rPr>
          <w:t>不能弥合超时工作对青年人带来的</w:t>
        </w:r>
        <w:r>
          <w:rPr>
            <w:rFonts w:ascii="黑体" w:eastAsia="黑体" w:hAnsi="黑体" w:hint="eastAsia"/>
            <w:color w:val="000000"/>
            <w:szCs w:val="21"/>
          </w:rPr>
          <w:t>身心</w:t>
        </w:r>
        <w:r w:rsidRPr="001017DE">
          <w:rPr>
            <w:rFonts w:ascii="黑体" w:eastAsia="黑体" w:hAnsi="黑体"/>
            <w:color w:val="000000"/>
            <w:szCs w:val="21"/>
          </w:rPr>
          <w:t>双重压力。职场青年的亚健康问题引人担忧，</w:t>
        </w:r>
        <w:r>
          <w:rPr>
            <w:rFonts w:ascii="黑体" w:eastAsia="黑体" w:hAnsi="黑体" w:hint="eastAsia"/>
            <w:color w:val="000000"/>
            <w:szCs w:val="21"/>
          </w:rPr>
          <w:t>这</w:t>
        </w:r>
        <w:r w:rsidRPr="001017DE">
          <w:rPr>
            <w:rFonts w:ascii="黑体" w:eastAsia="黑体" w:hAnsi="黑体"/>
            <w:color w:val="000000"/>
            <w:szCs w:val="21"/>
          </w:rPr>
          <w:t>主要体现在健康自评分数低下、不规律的饮食习惯、睡眠时间不足等方面。</w:t>
        </w:r>
      </w:ins>
    </w:p>
    <w:p w14:paraId="02F7FFEA" w14:textId="77777777" w:rsidR="00CA5E84" w:rsidRPr="001017DE" w:rsidRDefault="00CA5E84" w:rsidP="00CA5E84">
      <w:pPr>
        <w:snapToGrid w:val="0"/>
        <w:spacing w:before="60" w:after="60" w:line="312" w:lineRule="auto"/>
        <w:rPr>
          <w:ins w:id="263" w:author="龙 雨" w:date="2022-09-12T12:18:00Z"/>
          <w:rFonts w:ascii="黑体" w:eastAsia="黑体" w:hAnsi="黑体"/>
          <w:color w:val="000000"/>
          <w:szCs w:val="21"/>
        </w:rPr>
      </w:pPr>
    </w:p>
    <w:p w14:paraId="7F215533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64" w:author="龙 雨" w:date="2022-09-12T12:18:00Z"/>
          <w:rFonts w:ascii="黑体" w:eastAsia="黑体" w:hAnsi="黑体"/>
          <w:color w:val="000000"/>
          <w:szCs w:val="21"/>
        </w:rPr>
      </w:pPr>
      <w:ins w:id="265" w:author="龙 雨" w:date="2022-09-12T12:18:00Z">
        <w:r w:rsidRPr="001017DE">
          <w:rPr>
            <w:rFonts w:ascii="黑体" w:eastAsia="黑体" w:hAnsi="黑体"/>
            <w:color w:val="FFB700"/>
            <w:szCs w:val="21"/>
          </w:rPr>
          <w:t>55.3%</w:t>
        </w:r>
        <w:r w:rsidRPr="001017DE">
          <w:rPr>
            <w:rFonts w:ascii="黑体" w:eastAsia="黑体" w:hAnsi="黑体"/>
            <w:color w:val="000000"/>
            <w:szCs w:val="21"/>
          </w:rPr>
          <w:t>职场青年青年对自己的身体健康状况不满意</w:t>
        </w:r>
      </w:ins>
    </w:p>
    <w:p w14:paraId="3CCE7147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66" w:author="龙 雨" w:date="2022-09-12T12:18:00Z"/>
          <w:rFonts w:ascii="黑体" w:eastAsia="黑体" w:hAnsi="黑体"/>
          <w:color w:val="000000"/>
          <w:szCs w:val="21"/>
        </w:rPr>
      </w:pPr>
      <w:ins w:id="267" w:author="龙 雨" w:date="2022-09-12T12:18:00Z">
        <w:r w:rsidRPr="001017DE">
          <w:rPr>
            <w:rFonts w:ascii="黑体" w:eastAsia="黑体" w:hAnsi="黑体"/>
            <w:color w:val="FFB700"/>
            <w:szCs w:val="21"/>
          </w:rPr>
          <w:lastRenderedPageBreak/>
          <w:t>超八成</w:t>
        </w:r>
        <w:r w:rsidRPr="001017DE">
          <w:rPr>
            <w:rFonts w:ascii="黑体" w:eastAsia="黑体" w:hAnsi="黑体"/>
            <w:color w:val="000000"/>
            <w:szCs w:val="21"/>
          </w:rPr>
          <w:t>职场青年曾担心自己会猝死</w:t>
        </w:r>
      </w:ins>
    </w:p>
    <w:p w14:paraId="56DC82FD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68" w:author="龙 雨" w:date="2022-09-12T12:18:00Z"/>
          <w:rFonts w:ascii="黑体" w:eastAsia="黑体" w:hAnsi="黑体"/>
          <w:color w:val="FFB700"/>
          <w:szCs w:val="21"/>
        </w:rPr>
      </w:pPr>
      <w:ins w:id="269" w:author="龙 雨" w:date="2022-09-12T12:18:00Z">
        <w:r w:rsidRPr="001017DE">
          <w:rPr>
            <w:rFonts w:ascii="黑体" w:eastAsia="黑体" w:hAnsi="黑体"/>
            <w:color w:val="000000"/>
            <w:szCs w:val="21"/>
          </w:rPr>
          <w:t>在所有不良饮食习惯中“吃饭时间不规律”</w:t>
        </w:r>
        <w:r w:rsidRPr="001017DE">
          <w:rPr>
            <w:rFonts w:ascii="黑体" w:eastAsia="黑体" w:hAnsi="黑体"/>
            <w:color w:val="FFB700"/>
            <w:szCs w:val="21"/>
          </w:rPr>
          <w:t>占比最高</w:t>
        </w:r>
      </w:ins>
    </w:p>
    <w:p w14:paraId="649A07B6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70" w:author="龙 雨" w:date="2022-09-12T12:18:00Z"/>
          <w:rFonts w:ascii="黑体" w:eastAsia="黑体" w:hAnsi="黑体"/>
          <w:color w:val="FFB700"/>
          <w:szCs w:val="21"/>
        </w:rPr>
      </w:pPr>
      <w:ins w:id="271" w:author="龙 雨" w:date="2022-09-12T12:18:00Z">
        <w:r w:rsidRPr="001017DE">
          <w:rPr>
            <w:rFonts w:ascii="黑体" w:eastAsia="黑体" w:hAnsi="黑体"/>
            <w:color w:val="000000"/>
            <w:szCs w:val="21"/>
          </w:rPr>
          <w:t>职场青年睡眠时间不足，加班熬夜晚睡成</w:t>
        </w:r>
        <w:r w:rsidRPr="001017DE">
          <w:rPr>
            <w:rFonts w:ascii="黑体" w:eastAsia="黑体" w:hAnsi="黑体"/>
            <w:color w:val="FFB700"/>
            <w:szCs w:val="21"/>
          </w:rPr>
          <w:t>常态</w:t>
        </w:r>
      </w:ins>
    </w:p>
    <w:p w14:paraId="0426CF3A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72" w:author="龙 雨" w:date="2022-09-12T12:18:00Z"/>
          <w:rFonts w:ascii="黑体" w:eastAsia="黑体" w:hAnsi="黑体"/>
          <w:color w:val="FFB700"/>
          <w:szCs w:val="21"/>
        </w:rPr>
      </w:pPr>
      <w:ins w:id="273" w:author="龙 雨" w:date="2022-09-12T12:18:00Z">
        <w:r w:rsidRPr="001017DE">
          <w:rPr>
            <w:rFonts w:ascii="黑体" w:eastAsia="黑体" w:hAnsi="黑体"/>
            <w:color w:val="FFB700"/>
            <w:szCs w:val="21"/>
          </w:rPr>
          <w:t>近八成</w:t>
        </w:r>
        <w:r w:rsidRPr="001017DE">
          <w:rPr>
            <w:rFonts w:ascii="黑体" w:eastAsia="黑体" w:hAnsi="黑体"/>
            <w:color w:val="000000"/>
            <w:szCs w:val="21"/>
          </w:rPr>
          <w:t>职场青年睡眠时间</w:t>
        </w:r>
        <w:r w:rsidRPr="001017DE">
          <w:rPr>
            <w:rFonts w:ascii="黑体" w:eastAsia="黑体" w:hAnsi="黑体"/>
            <w:color w:val="FFB700"/>
            <w:szCs w:val="21"/>
          </w:rPr>
          <w:t>不足8小时</w:t>
        </w:r>
      </w:ins>
    </w:p>
    <w:p w14:paraId="5FE88C15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74" w:author="龙 雨" w:date="2022-09-12T12:18:00Z"/>
          <w:rFonts w:ascii="黑体" w:eastAsia="黑体" w:hAnsi="黑体"/>
          <w:color w:val="FFB700"/>
          <w:szCs w:val="21"/>
        </w:rPr>
      </w:pPr>
      <w:ins w:id="275" w:author="龙 雨" w:date="2022-09-12T12:18:00Z">
        <w:r w:rsidRPr="001017DE">
          <w:rPr>
            <w:rFonts w:ascii="黑体" w:eastAsia="黑体" w:hAnsi="黑体"/>
            <w:color w:val="FFB700"/>
            <w:szCs w:val="21"/>
          </w:rPr>
          <w:t>12.5%</w:t>
        </w:r>
        <w:r w:rsidRPr="001017DE">
          <w:rPr>
            <w:rFonts w:ascii="黑体" w:eastAsia="黑体" w:hAnsi="黑体"/>
            <w:color w:val="000000"/>
            <w:szCs w:val="21"/>
          </w:rPr>
          <w:t>职场青年睡眠时间</w:t>
        </w:r>
        <w:r w:rsidRPr="001017DE">
          <w:rPr>
            <w:rFonts w:ascii="黑体" w:eastAsia="黑体" w:hAnsi="黑体"/>
            <w:color w:val="FFB700"/>
            <w:szCs w:val="21"/>
          </w:rPr>
          <w:t>不足6小时</w:t>
        </w:r>
      </w:ins>
    </w:p>
    <w:p w14:paraId="7752DB51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76" w:author="龙 雨" w:date="2022-09-12T12:18:00Z"/>
          <w:rFonts w:ascii="黑体" w:eastAsia="黑体" w:hAnsi="黑体"/>
          <w:color w:val="000000"/>
          <w:szCs w:val="21"/>
        </w:rPr>
      </w:pPr>
      <w:ins w:id="277" w:author="龙 雨" w:date="2022-09-12T12:18:00Z">
        <w:r w:rsidRPr="001017DE">
          <w:rPr>
            <w:rFonts w:ascii="黑体" w:eastAsia="黑体" w:hAnsi="黑体"/>
            <w:color w:val="000000"/>
            <w:szCs w:val="21"/>
          </w:rPr>
          <w:t>超七成职场青年</w:t>
        </w:r>
        <w:r w:rsidRPr="001017DE">
          <w:rPr>
            <w:rFonts w:ascii="黑体" w:eastAsia="黑体" w:hAnsi="黑体"/>
            <w:color w:val="FFB700"/>
            <w:szCs w:val="21"/>
          </w:rPr>
          <w:t>23点后</w:t>
        </w:r>
        <w:r w:rsidRPr="001017DE">
          <w:rPr>
            <w:rFonts w:ascii="黑体" w:eastAsia="黑体" w:hAnsi="黑体"/>
            <w:color w:val="000000"/>
            <w:szCs w:val="21"/>
          </w:rPr>
          <w:t>入睡</w:t>
        </w:r>
      </w:ins>
    </w:p>
    <w:p w14:paraId="40B49C86" w14:textId="77777777" w:rsidR="00CA5E84" w:rsidRPr="001017DE" w:rsidRDefault="00CA5E84" w:rsidP="00CA5E84">
      <w:pPr>
        <w:snapToGrid w:val="0"/>
        <w:spacing w:before="60" w:after="60" w:line="312" w:lineRule="auto"/>
        <w:jc w:val="center"/>
        <w:rPr>
          <w:ins w:id="278" w:author="龙 雨" w:date="2022-09-12T12:18:00Z"/>
          <w:rFonts w:ascii="黑体" w:eastAsia="黑体" w:hAnsi="黑体"/>
          <w:color w:val="000000"/>
          <w:szCs w:val="21"/>
        </w:rPr>
      </w:pPr>
      <w:ins w:id="279" w:author="龙 雨" w:date="2022-09-12T12:18:00Z">
        <w:r w:rsidRPr="001017DE">
          <w:rPr>
            <w:rFonts w:ascii="黑体" w:eastAsia="黑体" w:hAnsi="黑体"/>
            <w:color w:val="000000"/>
            <w:szCs w:val="21"/>
          </w:rPr>
          <w:t>……</w:t>
        </w:r>
      </w:ins>
    </w:p>
    <w:p w14:paraId="484E13B6" w14:textId="43533BA6" w:rsidR="00133EF7" w:rsidRPr="001017DE" w:rsidRDefault="00133EF7" w:rsidP="003D6827">
      <w:pPr>
        <w:snapToGrid w:val="0"/>
        <w:spacing w:before="60" w:after="60" w:line="312" w:lineRule="auto"/>
        <w:rPr>
          <w:rFonts w:ascii="黑体" w:eastAsia="黑体" w:hAnsi="黑体"/>
          <w:color w:val="000000"/>
          <w:szCs w:val="21"/>
        </w:rPr>
      </w:pPr>
    </w:p>
    <w:sectPr w:rsidR="00133EF7" w:rsidRPr="001017DE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6" w:author="Microsoft Office User" w:date="2022-09-06T15:09:00Z" w:initials="MOU">
    <w:p w14:paraId="1631B178" w14:textId="77777777" w:rsidR="00CE2E3B" w:rsidRDefault="00CE2E3B" w:rsidP="00CE2E3B">
      <w:pPr>
        <w:pStyle w:val="ad"/>
      </w:pPr>
      <w:r>
        <w:rPr>
          <w:rStyle w:val="ac"/>
        </w:rPr>
        <w:annotationRef/>
      </w:r>
      <w:r w:rsidRPr="00D14028">
        <w:rPr>
          <w:rFonts w:ascii="黑体" w:eastAsia="黑体" w:hAnsi="黑体" w:hint="eastAsia"/>
          <w:color w:val="000000"/>
          <w:szCs w:val="21"/>
        </w:rPr>
        <w:t>近年没有分年龄阶段的数据，2</w:t>
      </w:r>
      <w:r w:rsidRPr="00D14028">
        <w:rPr>
          <w:rFonts w:ascii="黑体" w:eastAsia="黑体" w:hAnsi="黑体"/>
          <w:color w:val="000000"/>
          <w:szCs w:val="21"/>
        </w:rPr>
        <w:t>2</w:t>
      </w:r>
      <w:r w:rsidRPr="00D14028">
        <w:rPr>
          <w:rFonts w:ascii="黑体" w:eastAsia="黑体" w:hAnsi="黑体" w:hint="eastAsia"/>
          <w:color w:val="000000"/>
          <w:szCs w:val="21"/>
        </w:rPr>
        <w:t>年的补充了这些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31B17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1E135" w16cex:dateUtc="2022-09-06T07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31B178" w16cid:durableId="26C1E1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35EB" w14:textId="77777777" w:rsidR="00AD0253" w:rsidRDefault="00AD0253" w:rsidP="00EB1E1A">
      <w:r>
        <w:separator/>
      </w:r>
    </w:p>
  </w:endnote>
  <w:endnote w:type="continuationSeparator" w:id="0">
    <w:p w14:paraId="354A4259" w14:textId="77777777" w:rsidR="00AD0253" w:rsidRDefault="00AD0253" w:rsidP="00EB1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2173D" w14:textId="77777777" w:rsidR="00AD0253" w:rsidRDefault="00AD0253" w:rsidP="00EB1E1A">
      <w:r>
        <w:separator/>
      </w:r>
    </w:p>
  </w:footnote>
  <w:footnote w:type="continuationSeparator" w:id="0">
    <w:p w14:paraId="0565144B" w14:textId="77777777" w:rsidR="00AD0253" w:rsidRDefault="00AD0253" w:rsidP="00EB1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DB7"/>
    <w:multiLevelType w:val="multilevel"/>
    <w:tmpl w:val="BF302810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CD212CF"/>
    <w:multiLevelType w:val="hybridMultilevel"/>
    <w:tmpl w:val="8770416A"/>
    <w:lvl w:ilvl="0" w:tplc="C5C6D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1F17723C"/>
    <w:multiLevelType w:val="multilevel"/>
    <w:tmpl w:val="85C6885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20B034B5"/>
    <w:multiLevelType w:val="multilevel"/>
    <w:tmpl w:val="90161962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5" w15:restartNumberingAfterBreak="0">
    <w:nsid w:val="20E41334"/>
    <w:multiLevelType w:val="multilevel"/>
    <w:tmpl w:val="BDCCF41A"/>
    <w:lvl w:ilvl="0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>
      <w:start w:val="1"/>
      <w:numFmt w:val="decimal"/>
      <w:lvlText w:val="%8、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23DB538A"/>
    <w:multiLevelType w:val="hybridMultilevel"/>
    <w:tmpl w:val="A2D6875C"/>
    <w:lvl w:ilvl="0" w:tplc="ECF0595C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8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9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 w16cid:durableId="731318938">
    <w:abstractNumId w:val="36"/>
  </w:num>
  <w:num w:numId="2" w16cid:durableId="557788290">
    <w:abstractNumId w:val="11"/>
  </w:num>
  <w:num w:numId="3" w16cid:durableId="395205685">
    <w:abstractNumId w:val="9"/>
  </w:num>
  <w:num w:numId="4" w16cid:durableId="911308373">
    <w:abstractNumId w:val="10"/>
  </w:num>
  <w:num w:numId="5" w16cid:durableId="1285848945">
    <w:abstractNumId w:val="12"/>
  </w:num>
  <w:num w:numId="6" w16cid:durableId="169951671">
    <w:abstractNumId w:val="13"/>
  </w:num>
  <w:num w:numId="7" w16cid:durableId="1768500746">
    <w:abstractNumId w:val="14"/>
  </w:num>
  <w:num w:numId="8" w16cid:durableId="395203015">
    <w:abstractNumId w:val="15"/>
  </w:num>
  <w:num w:numId="9" w16cid:durableId="2000422409">
    <w:abstractNumId w:val="16"/>
  </w:num>
  <w:num w:numId="10" w16cid:durableId="1817256542">
    <w:abstractNumId w:val="17"/>
  </w:num>
  <w:num w:numId="11" w16cid:durableId="1273512163">
    <w:abstractNumId w:val="18"/>
  </w:num>
  <w:num w:numId="12" w16cid:durableId="1067923922">
    <w:abstractNumId w:val="19"/>
  </w:num>
  <w:num w:numId="13" w16cid:durableId="202328127">
    <w:abstractNumId w:val="20"/>
  </w:num>
  <w:num w:numId="14" w16cid:durableId="335886998">
    <w:abstractNumId w:val="21"/>
  </w:num>
  <w:num w:numId="15" w16cid:durableId="239562254">
    <w:abstractNumId w:val="22"/>
  </w:num>
  <w:num w:numId="16" w16cid:durableId="1607076480">
    <w:abstractNumId w:val="23"/>
  </w:num>
  <w:num w:numId="17" w16cid:durableId="744574016">
    <w:abstractNumId w:val="24"/>
  </w:num>
  <w:num w:numId="18" w16cid:durableId="359472490">
    <w:abstractNumId w:val="25"/>
  </w:num>
  <w:num w:numId="19" w16cid:durableId="2040006868">
    <w:abstractNumId w:val="26"/>
  </w:num>
  <w:num w:numId="20" w16cid:durableId="922449899">
    <w:abstractNumId w:val="27"/>
  </w:num>
  <w:num w:numId="21" w16cid:durableId="1478913857">
    <w:abstractNumId w:val="28"/>
  </w:num>
  <w:num w:numId="22" w16cid:durableId="2104714708">
    <w:abstractNumId w:val="29"/>
  </w:num>
  <w:num w:numId="23" w16cid:durableId="984431039">
    <w:abstractNumId w:val="30"/>
  </w:num>
  <w:num w:numId="24" w16cid:durableId="1201209625">
    <w:abstractNumId w:val="31"/>
  </w:num>
  <w:num w:numId="25" w16cid:durableId="335232222">
    <w:abstractNumId w:val="32"/>
  </w:num>
  <w:num w:numId="26" w16cid:durableId="2083528810">
    <w:abstractNumId w:val="33"/>
  </w:num>
  <w:num w:numId="27" w16cid:durableId="1295527221">
    <w:abstractNumId w:val="34"/>
  </w:num>
  <w:num w:numId="28" w16cid:durableId="336424029">
    <w:abstractNumId w:val="35"/>
  </w:num>
  <w:num w:numId="29" w16cid:durableId="1690637013">
    <w:abstractNumId w:val="7"/>
  </w:num>
  <w:num w:numId="30" w16cid:durableId="1995797536">
    <w:abstractNumId w:val="8"/>
  </w:num>
  <w:num w:numId="31" w16cid:durableId="1109545254">
    <w:abstractNumId w:val="2"/>
  </w:num>
  <w:num w:numId="32" w16cid:durableId="1013805706">
    <w:abstractNumId w:val="4"/>
  </w:num>
  <w:num w:numId="33" w16cid:durableId="600837408">
    <w:abstractNumId w:val="5"/>
  </w:num>
  <w:num w:numId="34" w16cid:durableId="1632437314">
    <w:abstractNumId w:val="0"/>
  </w:num>
  <w:num w:numId="35" w16cid:durableId="988023628">
    <w:abstractNumId w:val="3"/>
  </w:num>
  <w:num w:numId="36" w16cid:durableId="1330133652">
    <w:abstractNumId w:val="6"/>
  </w:num>
  <w:num w:numId="37" w16cid:durableId="106332909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龙 雨">
    <w15:presenceInfo w15:providerId="Windows Live" w15:userId="227e0d4df548b4e3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0D49"/>
    <w:rsid w:val="000022AF"/>
    <w:rsid w:val="00002C26"/>
    <w:rsid w:val="00003198"/>
    <w:rsid w:val="00011F5C"/>
    <w:rsid w:val="00012557"/>
    <w:rsid w:val="00012AFF"/>
    <w:rsid w:val="00013629"/>
    <w:rsid w:val="00014DEB"/>
    <w:rsid w:val="00030E1D"/>
    <w:rsid w:val="000321F0"/>
    <w:rsid w:val="00034FA1"/>
    <w:rsid w:val="0004036A"/>
    <w:rsid w:val="00042AF2"/>
    <w:rsid w:val="000458CB"/>
    <w:rsid w:val="00052BE1"/>
    <w:rsid w:val="00053854"/>
    <w:rsid w:val="00054E46"/>
    <w:rsid w:val="00061423"/>
    <w:rsid w:val="00067127"/>
    <w:rsid w:val="0008039F"/>
    <w:rsid w:val="0008244D"/>
    <w:rsid w:val="0008293B"/>
    <w:rsid w:val="000A37BF"/>
    <w:rsid w:val="000B1DC5"/>
    <w:rsid w:val="000B4F6D"/>
    <w:rsid w:val="000C4A99"/>
    <w:rsid w:val="000C51B7"/>
    <w:rsid w:val="000D4ED0"/>
    <w:rsid w:val="000D761C"/>
    <w:rsid w:val="000F4613"/>
    <w:rsid w:val="00100EBE"/>
    <w:rsid w:val="001017DE"/>
    <w:rsid w:val="0011464A"/>
    <w:rsid w:val="0012315B"/>
    <w:rsid w:val="00123343"/>
    <w:rsid w:val="00127798"/>
    <w:rsid w:val="00133EF7"/>
    <w:rsid w:val="001356FB"/>
    <w:rsid w:val="0013634E"/>
    <w:rsid w:val="001400E9"/>
    <w:rsid w:val="00140911"/>
    <w:rsid w:val="00140D77"/>
    <w:rsid w:val="00146BA4"/>
    <w:rsid w:val="00156E7C"/>
    <w:rsid w:val="00165F43"/>
    <w:rsid w:val="00166F4A"/>
    <w:rsid w:val="001723A2"/>
    <w:rsid w:val="00173801"/>
    <w:rsid w:val="001764DE"/>
    <w:rsid w:val="00186346"/>
    <w:rsid w:val="001867A7"/>
    <w:rsid w:val="001974D5"/>
    <w:rsid w:val="001B2CA7"/>
    <w:rsid w:val="001B43F7"/>
    <w:rsid w:val="001C6326"/>
    <w:rsid w:val="001D0656"/>
    <w:rsid w:val="001E0DFB"/>
    <w:rsid w:val="001E3E0C"/>
    <w:rsid w:val="001E44E8"/>
    <w:rsid w:val="001E605F"/>
    <w:rsid w:val="001F6E50"/>
    <w:rsid w:val="002024ED"/>
    <w:rsid w:val="0020320E"/>
    <w:rsid w:val="0020320F"/>
    <w:rsid w:val="00204EF4"/>
    <w:rsid w:val="00216EB9"/>
    <w:rsid w:val="00230DA9"/>
    <w:rsid w:val="00234176"/>
    <w:rsid w:val="00240872"/>
    <w:rsid w:val="00241E08"/>
    <w:rsid w:val="00244D6E"/>
    <w:rsid w:val="002513C0"/>
    <w:rsid w:val="00262198"/>
    <w:rsid w:val="0026758A"/>
    <w:rsid w:val="0027749C"/>
    <w:rsid w:val="002806DF"/>
    <w:rsid w:val="00281AA5"/>
    <w:rsid w:val="002829F7"/>
    <w:rsid w:val="002959FC"/>
    <w:rsid w:val="002A41F4"/>
    <w:rsid w:val="002C4EC6"/>
    <w:rsid w:val="002D184C"/>
    <w:rsid w:val="002D39A9"/>
    <w:rsid w:val="002E25F9"/>
    <w:rsid w:val="002F2099"/>
    <w:rsid w:val="00303687"/>
    <w:rsid w:val="003077A0"/>
    <w:rsid w:val="00322FF1"/>
    <w:rsid w:val="00330749"/>
    <w:rsid w:val="00333F15"/>
    <w:rsid w:val="00343509"/>
    <w:rsid w:val="0034619B"/>
    <w:rsid w:val="00362B37"/>
    <w:rsid w:val="003647AF"/>
    <w:rsid w:val="00365E99"/>
    <w:rsid w:val="0038114D"/>
    <w:rsid w:val="00397D6F"/>
    <w:rsid w:val="003A0915"/>
    <w:rsid w:val="003A4D8F"/>
    <w:rsid w:val="003A7C8A"/>
    <w:rsid w:val="003B0D86"/>
    <w:rsid w:val="003D65F7"/>
    <w:rsid w:val="003D6827"/>
    <w:rsid w:val="003D733E"/>
    <w:rsid w:val="003E720F"/>
    <w:rsid w:val="003E7C9D"/>
    <w:rsid w:val="003F3906"/>
    <w:rsid w:val="003F6051"/>
    <w:rsid w:val="004067CA"/>
    <w:rsid w:val="004159D4"/>
    <w:rsid w:val="0042614D"/>
    <w:rsid w:val="004355DD"/>
    <w:rsid w:val="00441BE4"/>
    <w:rsid w:val="00453381"/>
    <w:rsid w:val="004661F7"/>
    <w:rsid w:val="00476BE3"/>
    <w:rsid w:val="004801F3"/>
    <w:rsid w:val="004839DC"/>
    <w:rsid w:val="00487082"/>
    <w:rsid w:val="00493E1B"/>
    <w:rsid w:val="004B06E6"/>
    <w:rsid w:val="004B0CFC"/>
    <w:rsid w:val="004B0F59"/>
    <w:rsid w:val="004C48AD"/>
    <w:rsid w:val="004E6BC4"/>
    <w:rsid w:val="004F0C46"/>
    <w:rsid w:val="004F492F"/>
    <w:rsid w:val="00501469"/>
    <w:rsid w:val="00505D49"/>
    <w:rsid w:val="00511309"/>
    <w:rsid w:val="0051394B"/>
    <w:rsid w:val="00517745"/>
    <w:rsid w:val="005206EC"/>
    <w:rsid w:val="0052173D"/>
    <w:rsid w:val="00522C75"/>
    <w:rsid w:val="005445C2"/>
    <w:rsid w:val="00565B8D"/>
    <w:rsid w:val="005761A3"/>
    <w:rsid w:val="0059215D"/>
    <w:rsid w:val="00593AB1"/>
    <w:rsid w:val="0059531B"/>
    <w:rsid w:val="005A122A"/>
    <w:rsid w:val="005A61E7"/>
    <w:rsid w:val="005B2E34"/>
    <w:rsid w:val="005C4F3A"/>
    <w:rsid w:val="005D63F5"/>
    <w:rsid w:val="005D7F4F"/>
    <w:rsid w:val="005E0E8E"/>
    <w:rsid w:val="005E2CA7"/>
    <w:rsid w:val="005E36CE"/>
    <w:rsid w:val="005F49B6"/>
    <w:rsid w:val="005F7C2F"/>
    <w:rsid w:val="0061076D"/>
    <w:rsid w:val="00616505"/>
    <w:rsid w:val="00617FC5"/>
    <w:rsid w:val="00620B74"/>
    <w:rsid w:val="00621C84"/>
    <w:rsid w:val="0062213C"/>
    <w:rsid w:val="006328DF"/>
    <w:rsid w:val="00633B7A"/>
    <w:rsid w:val="00633F40"/>
    <w:rsid w:val="006430C0"/>
    <w:rsid w:val="006549AD"/>
    <w:rsid w:val="006753B6"/>
    <w:rsid w:val="006758F3"/>
    <w:rsid w:val="00681A60"/>
    <w:rsid w:val="00684D9C"/>
    <w:rsid w:val="00695724"/>
    <w:rsid w:val="006B0BD5"/>
    <w:rsid w:val="006B2044"/>
    <w:rsid w:val="006D0BD7"/>
    <w:rsid w:val="006E4309"/>
    <w:rsid w:val="006F1977"/>
    <w:rsid w:val="007040FF"/>
    <w:rsid w:val="007137F2"/>
    <w:rsid w:val="00715EB3"/>
    <w:rsid w:val="007225F9"/>
    <w:rsid w:val="007301EC"/>
    <w:rsid w:val="0074024C"/>
    <w:rsid w:val="00743C74"/>
    <w:rsid w:val="00743E00"/>
    <w:rsid w:val="00750FFD"/>
    <w:rsid w:val="00753150"/>
    <w:rsid w:val="00761ACB"/>
    <w:rsid w:val="00765189"/>
    <w:rsid w:val="007770E1"/>
    <w:rsid w:val="007937B4"/>
    <w:rsid w:val="00793905"/>
    <w:rsid w:val="00796F39"/>
    <w:rsid w:val="007A24BD"/>
    <w:rsid w:val="007A3484"/>
    <w:rsid w:val="007B50E0"/>
    <w:rsid w:val="007B7FA6"/>
    <w:rsid w:val="007C0146"/>
    <w:rsid w:val="007C06FC"/>
    <w:rsid w:val="007E3719"/>
    <w:rsid w:val="007F5DEF"/>
    <w:rsid w:val="00807485"/>
    <w:rsid w:val="00807D7F"/>
    <w:rsid w:val="0081736D"/>
    <w:rsid w:val="00821083"/>
    <w:rsid w:val="00826416"/>
    <w:rsid w:val="0083062A"/>
    <w:rsid w:val="00837D25"/>
    <w:rsid w:val="008462EE"/>
    <w:rsid w:val="00850F59"/>
    <w:rsid w:val="00852A0D"/>
    <w:rsid w:val="00855E88"/>
    <w:rsid w:val="00856703"/>
    <w:rsid w:val="0086136B"/>
    <w:rsid w:val="00873DFE"/>
    <w:rsid w:val="0087511B"/>
    <w:rsid w:val="008961A7"/>
    <w:rsid w:val="008B40EC"/>
    <w:rsid w:val="008B6CF2"/>
    <w:rsid w:val="008B743D"/>
    <w:rsid w:val="008C050F"/>
    <w:rsid w:val="008C771A"/>
    <w:rsid w:val="008D04ED"/>
    <w:rsid w:val="008D6541"/>
    <w:rsid w:val="008E45CB"/>
    <w:rsid w:val="008F4345"/>
    <w:rsid w:val="008F6CB4"/>
    <w:rsid w:val="00902CE0"/>
    <w:rsid w:val="009043FF"/>
    <w:rsid w:val="00911FB1"/>
    <w:rsid w:val="00912EAD"/>
    <w:rsid w:val="009217B3"/>
    <w:rsid w:val="009240E7"/>
    <w:rsid w:val="009244C2"/>
    <w:rsid w:val="009364B4"/>
    <w:rsid w:val="009373BB"/>
    <w:rsid w:val="0094676C"/>
    <w:rsid w:val="00950A6B"/>
    <w:rsid w:val="0095133C"/>
    <w:rsid w:val="00966B0E"/>
    <w:rsid w:val="0097291F"/>
    <w:rsid w:val="00973413"/>
    <w:rsid w:val="009739F7"/>
    <w:rsid w:val="00993D42"/>
    <w:rsid w:val="009B2ACF"/>
    <w:rsid w:val="009B5139"/>
    <w:rsid w:val="009B652D"/>
    <w:rsid w:val="009B7482"/>
    <w:rsid w:val="009D419A"/>
    <w:rsid w:val="009D5E92"/>
    <w:rsid w:val="00A029DE"/>
    <w:rsid w:val="00A03184"/>
    <w:rsid w:val="00A043C0"/>
    <w:rsid w:val="00A17099"/>
    <w:rsid w:val="00A17D80"/>
    <w:rsid w:val="00A33B6E"/>
    <w:rsid w:val="00A36842"/>
    <w:rsid w:val="00A46B44"/>
    <w:rsid w:val="00A60633"/>
    <w:rsid w:val="00A743D5"/>
    <w:rsid w:val="00A87F40"/>
    <w:rsid w:val="00AB424A"/>
    <w:rsid w:val="00AC2FE2"/>
    <w:rsid w:val="00AD0253"/>
    <w:rsid w:val="00AD0465"/>
    <w:rsid w:val="00AE2456"/>
    <w:rsid w:val="00AE5345"/>
    <w:rsid w:val="00AF6252"/>
    <w:rsid w:val="00AF67D3"/>
    <w:rsid w:val="00B005B7"/>
    <w:rsid w:val="00B05F80"/>
    <w:rsid w:val="00B06F29"/>
    <w:rsid w:val="00B31BC7"/>
    <w:rsid w:val="00B45B46"/>
    <w:rsid w:val="00B4682B"/>
    <w:rsid w:val="00B55CD5"/>
    <w:rsid w:val="00B56A24"/>
    <w:rsid w:val="00B6046A"/>
    <w:rsid w:val="00B616F6"/>
    <w:rsid w:val="00B765EA"/>
    <w:rsid w:val="00B8137A"/>
    <w:rsid w:val="00BA0C1A"/>
    <w:rsid w:val="00BC19AC"/>
    <w:rsid w:val="00BC1D2F"/>
    <w:rsid w:val="00BC599D"/>
    <w:rsid w:val="00BC6AFF"/>
    <w:rsid w:val="00BD290A"/>
    <w:rsid w:val="00BE36F0"/>
    <w:rsid w:val="00BF46A5"/>
    <w:rsid w:val="00C01488"/>
    <w:rsid w:val="00C014AB"/>
    <w:rsid w:val="00C019F0"/>
    <w:rsid w:val="00C061CB"/>
    <w:rsid w:val="00C06582"/>
    <w:rsid w:val="00C0687C"/>
    <w:rsid w:val="00C10CDD"/>
    <w:rsid w:val="00C1234C"/>
    <w:rsid w:val="00C13EB5"/>
    <w:rsid w:val="00C232F6"/>
    <w:rsid w:val="00C247C7"/>
    <w:rsid w:val="00C34A08"/>
    <w:rsid w:val="00C40233"/>
    <w:rsid w:val="00C56F1A"/>
    <w:rsid w:val="00C604EC"/>
    <w:rsid w:val="00C871EB"/>
    <w:rsid w:val="00C8734B"/>
    <w:rsid w:val="00C9022A"/>
    <w:rsid w:val="00C90653"/>
    <w:rsid w:val="00CA10CA"/>
    <w:rsid w:val="00CA21C3"/>
    <w:rsid w:val="00CA5E84"/>
    <w:rsid w:val="00CC561F"/>
    <w:rsid w:val="00CE2E3B"/>
    <w:rsid w:val="00CE4C44"/>
    <w:rsid w:val="00CF2C31"/>
    <w:rsid w:val="00CF4F64"/>
    <w:rsid w:val="00CF7312"/>
    <w:rsid w:val="00D03FA7"/>
    <w:rsid w:val="00D1348B"/>
    <w:rsid w:val="00D22CE0"/>
    <w:rsid w:val="00D25E77"/>
    <w:rsid w:val="00D371A6"/>
    <w:rsid w:val="00D450DD"/>
    <w:rsid w:val="00D52405"/>
    <w:rsid w:val="00D52E41"/>
    <w:rsid w:val="00D56B66"/>
    <w:rsid w:val="00D5792B"/>
    <w:rsid w:val="00D6526F"/>
    <w:rsid w:val="00D656DA"/>
    <w:rsid w:val="00D77D9B"/>
    <w:rsid w:val="00D805CD"/>
    <w:rsid w:val="00D9249E"/>
    <w:rsid w:val="00D97697"/>
    <w:rsid w:val="00DA0514"/>
    <w:rsid w:val="00DA05D5"/>
    <w:rsid w:val="00DB2FBD"/>
    <w:rsid w:val="00DC68D6"/>
    <w:rsid w:val="00DE5FD8"/>
    <w:rsid w:val="00E02E3C"/>
    <w:rsid w:val="00E05CD8"/>
    <w:rsid w:val="00E10F89"/>
    <w:rsid w:val="00E1233D"/>
    <w:rsid w:val="00E14638"/>
    <w:rsid w:val="00E26251"/>
    <w:rsid w:val="00E51817"/>
    <w:rsid w:val="00E5267E"/>
    <w:rsid w:val="00E54DAC"/>
    <w:rsid w:val="00E616A5"/>
    <w:rsid w:val="00E61FAF"/>
    <w:rsid w:val="00E65BAE"/>
    <w:rsid w:val="00E670F5"/>
    <w:rsid w:val="00E70416"/>
    <w:rsid w:val="00E766FC"/>
    <w:rsid w:val="00E77357"/>
    <w:rsid w:val="00E840BF"/>
    <w:rsid w:val="00E84513"/>
    <w:rsid w:val="00E8472D"/>
    <w:rsid w:val="00E85DF0"/>
    <w:rsid w:val="00E9118E"/>
    <w:rsid w:val="00E92491"/>
    <w:rsid w:val="00E9458C"/>
    <w:rsid w:val="00EA1EE8"/>
    <w:rsid w:val="00EB1DC8"/>
    <w:rsid w:val="00EB1E1A"/>
    <w:rsid w:val="00EB479A"/>
    <w:rsid w:val="00EC7FCB"/>
    <w:rsid w:val="00ED2219"/>
    <w:rsid w:val="00ED327C"/>
    <w:rsid w:val="00F15130"/>
    <w:rsid w:val="00F16DB6"/>
    <w:rsid w:val="00F248FB"/>
    <w:rsid w:val="00F3116A"/>
    <w:rsid w:val="00F34C46"/>
    <w:rsid w:val="00F41450"/>
    <w:rsid w:val="00F416E3"/>
    <w:rsid w:val="00F43065"/>
    <w:rsid w:val="00F53662"/>
    <w:rsid w:val="00F63BCA"/>
    <w:rsid w:val="00F719F9"/>
    <w:rsid w:val="00F731D2"/>
    <w:rsid w:val="00F77861"/>
    <w:rsid w:val="00F81F22"/>
    <w:rsid w:val="00F8660E"/>
    <w:rsid w:val="00F8799B"/>
    <w:rsid w:val="00F978EF"/>
    <w:rsid w:val="00FA0329"/>
    <w:rsid w:val="00FB01C1"/>
    <w:rsid w:val="00FC178F"/>
    <w:rsid w:val="00FC1AB8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A850D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Subtitle"/>
    <w:basedOn w:val="a"/>
    <w:next w:val="a"/>
    <w:uiPriority w:val="11"/>
    <w:qFormat/>
    <w:rsid w:val="001C768A"/>
    <w:pPr>
      <w:spacing w:line="408" w:lineRule="auto"/>
      <w:jc w:val="center"/>
      <w:outlineLvl w:val="1"/>
    </w:pPr>
    <w:rPr>
      <w:b/>
      <w:bCs/>
      <w:color w:val="5C5C5C"/>
      <w:kern w:val="28"/>
      <w:sz w:val="36"/>
      <w:szCs w:val="32"/>
    </w:rPr>
  </w:style>
  <w:style w:type="paragraph" w:styleId="aa">
    <w:name w:val="Title"/>
    <w:basedOn w:val="a"/>
    <w:next w:val="a"/>
    <w:uiPriority w:val="10"/>
    <w:qFormat/>
    <w:rsid w:val="001C768A"/>
    <w:pPr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b">
    <w:name w:val="Revision"/>
    <w:hidden/>
    <w:uiPriority w:val="99"/>
    <w:semiHidden/>
    <w:rsid w:val="00A743D5"/>
    <w:rPr>
      <w:kern w:val="2"/>
      <w:sz w:val="21"/>
      <w:szCs w:val="22"/>
    </w:rPr>
  </w:style>
  <w:style w:type="character" w:styleId="ac">
    <w:name w:val="annotation reference"/>
    <w:basedOn w:val="a0"/>
    <w:uiPriority w:val="99"/>
    <w:semiHidden/>
    <w:unhideWhenUsed/>
    <w:rsid w:val="00CE2E3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CE2E3B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CE2E3B"/>
    <w:rPr>
      <w:kern w:val="2"/>
      <w:sz w:val="21"/>
      <w:szCs w:val="22"/>
    </w:rPr>
  </w:style>
  <w:style w:type="character" w:styleId="af">
    <w:name w:val="Hyperlink"/>
    <w:basedOn w:val="a0"/>
    <w:uiPriority w:val="99"/>
    <w:unhideWhenUsed/>
    <w:rsid w:val="00CA5E8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A5E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comments" Target="comments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8/08/relationships/commentsExtensible" Target="commentsExtensible.xm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6/09/relationships/commentsIds" Target="commentsIds.xml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98ECE2-FA3B-41F3-9AAC-7BC4F82C1E51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17</Pages>
  <Words>952</Words>
  <Characters>5430</Characters>
  <Application>Microsoft Office Word</Application>
  <DocSecurity>0</DocSecurity>
  <Lines>45</Lines>
  <Paragraphs>12</Paragraphs>
  <ScaleCrop>false</ScaleCrop>
  <Company>Microsoft</Company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龙 雨</cp:lastModifiedBy>
  <cp:revision>27</cp:revision>
  <dcterms:created xsi:type="dcterms:W3CDTF">2021-12-07T13:11:00Z</dcterms:created>
  <dcterms:modified xsi:type="dcterms:W3CDTF">2022-09-12T05:27:00Z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